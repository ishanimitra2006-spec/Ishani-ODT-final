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Heading"/>
        <w:spacing w:before="322" w:after="322"/>
      </w:pPr>
      <w:r>
        <w:rPr>
          <w:rFonts w:ascii="Aptos Display" w:cs="Aptos Display" w:hAnsi="Aptos Display" w:eastAsia="Aptos Display"/>
          <w:b w:val="1"/>
          <w:bCs w:val="1"/>
          <w:sz w:val="48"/>
          <w:szCs w:val="48"/>
          <w:rtl w:val="0"/>
          <w:lang w:val="en-US"/>
        </w:rPr>
        <w:t>Electronics Documentation</w:t>
      </w:r>
    </w:p>
    <w:p>
      <w:pPr>
        <w:pStyle w:val="Heading 3"/>
        <w:spacing w:before="281" w:after="281"/>
      </w:pPr>
      <w:r>
        <w:rPr>
          <w:rFonts w:ascii="Aptos Display" w:cs="Aptos Display" w:hAnsi="Aptos Display" w:eastAsia="Aptos Display"/>
          <w:b w:val="1"/>
          <w:bCs w:val="1"/>
          <w:rtl w:val="0"/>
          <w:lang w:val="en-US"/>
        </w:rPr>
        <w:t>1. Electronics Block Diagram</w:t>
      </w:r>
    </w:p>
    <w:p>
      <w:pPr>
        <w:pStyle w:val="Body"/>
        <w:spacing w:before="240" w:after="240"/>
        <w:rPr>
          <w:del w:id="0" w:date="2026-04-20T15:59:05Z" w:author="Ishani Mitra"/>
          <w:rFonts w:ascii="Aptos Display" w:cs="Aptos Display" w:hAnsi="Aptos Display" w:eastAsia="Aptos Display"/>
          <w:i w:val="1"/>
          <w:iCs w:val="1"/>
          <w:outline w:val="0"/>
          <w:color w:val="7f7f7f"/>
          <w:u w:color="7f7f7f"/>
          <w14:textFill>
            <w14:solidFill>
              <w14:srgbClr w14:val="7F7F7F"/>
            </w14:solidFill>
          </w14:textFill>
        </w:rPr>
      </w:pPr>
      <w:del w:id="1" w:date="2026-04-20T15:59:05Z" w:author="Ishani Mitra">
        <w:r>
          <w:rPr>
            <w:rFonts w:ascii="Aptos Display" w:cs="Aptos Display" w:hAnsi="Aptos Display" w:eastAsia="Aptos Display"/>
            <w:i w:val="1"/>
            <w:iCs w:val="1"/>
            <w:outline w:val="0"/>
            <w:color w:val="7f7f7f"/>
            <w:u w:color="7f7f7f"/>
            <w:rtl w:val="0"/>
            <w:lang w:val="en-US"/>
            <w14:textFill>
              <w14:solidFill>
                <w14:srgbClr w14:val="7F7F7F"/>
              </w14:solidFill>
            </w14:textFill>
          </w:rPr>
          <w:delText>Show signal and power flow</w:delText>
        </w:r>
      </w:del>
    </w:p>
    <w:p>
      <w:pPr>
        <w:pStyle w:val="Body"/>
      </w:pPr>
      <w:r>
        <w:rPr>
          <w:rFonts w:ascii="Aptos Display" w:cs="Aptos Display" w:hAnsi="Aptos Display" w:eastAsia="Aptos Display"/>
          <w:i w:val="1"/>
          <w:iCs w:val="1"/>
          <w:outline w:val="0"/>
          <w:color w:val="7f7f7f"/>
          <w:u w:color="7f7f7f"/>
          <w14:textFill>
            <w14:solidFill>
              <w14:srgbClr w14:val="7F7F7F"/>
            </w14:solidFill>
          </w14:textFill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-494036</wp:posOffset>
            </wp:positionH>
            <wp:positionV relativeFrom="line">
              <wp:posOffset>359069</wp:posOffset>
            </wp:positionV>
            <wp:extent cx="7185726" cy="5082587"/>
            <wp:effectExtent l="0" t="0" r="0" b="0"/>
            <wp:wrapTopAndBottom distT="152400" distB="152400"/>
            <wp:docPr id="1073741825" name="officeArt object" descr="ESP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ESP32.png" descr="ESP32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85726" cy="508258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Heading 3"/>
        <w:spacing w:before="281" w:after="281"/>
      </w:pPr>
      <w:r>
        <w:rPr>
          <w:rFonts w:ascii="Aptos Display" w:cs="Aptos Display" w:hAnsi="Aptos Display" w:eastAsia="Aptos Display"/>
          <w:b w:val="1"/>
          <w:bCs w:val="1"/>
          <w:rtl w:val="0"/>
          <w:lang w:val="en-US"/>
        </w:rPr>
        <w:t>2. Components Table</w:t>
      </w:r>
    </w:p>
    <w:tbl>
      <w:tblPr>
        <w:tblW w:w="9341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1478"/>
        <w:gridCol w:w="2631"/>
        <w:gridCol w:w="1882"/>
        <w:gridCol w:w="3350"/>
      </w:tblGrid>
      <w:tr>
        <w:tblPrEx>
          <w:shd w:val="clear" w:color="auto" w:fill="cad1d7"/>
        </w:tblPrEx>
        <w:trPr>
          <w:trHeight w:val="636" w:hRule="atLeast"/>
        </w:trPr>
        <w:tc>
          <w:tcPr>
            <w:tcW w:type="dxa" w:w="1478"/>
            <w:tcBorders>
              <w:top w:val="single" w:color="000000" w:sz="12" w:space="0" w:shadow="0" w:frame="0"/>
              <w:left w:val="single" w:color="000000" w:sz="12" w:space="0" w:shadow="0" w:frame="0"/>
              <w:bottom w:val="single" w:color="000000" w:sz="12" w:space="0" w:shadow="0" w:frame="0"/>
              <w:right w:val="single" w:color="000000" w:sz="1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  <w:jc w:val="center"/>
            </w:pPr>
            <w:r>
              <w:rPr>
                <w:rFonts w:ascii="Aptos Display" w:cs="Aptos Display" w:hAnsi="Aptos Display" w:eastAsia="Aptos Display"/>
                <w:b w:val="1"/>
                <w:bCs w:val="1"/>
                <w:shd w:val="nil" w:color="auto" w:fill="auto"/>
                <w:rtl w:val="0"/>
                <w:lang w:val="en-US"/>
              </w:rPr>
              <w:t>Component</w:t>
            </w:r>
          </w:p>
        </w:tc>
        <w:tc>
          <w:tcPr>
            <w:tcW w:type="dxa" w:w="2631"/>
            <w:tcBorders>
              <w:top w:val="single" w:color="000000" w:sz="12" w:space="0" w:shadow="0" w:frame="0"/>
              <w:left w:val="single" w:color="000000" w:sz="12" w:space="0" w:shadow="0" w:frame="0"/>
              <w:bottom w:val="single" w:color="000000" w:sz="12" w:space="0" w:shadow="0" w:frame="0"/>
              <w:right w:val="single" w:color="000000" w:sz="1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  <w:jc w:val="center"/>
            </w:pPr>
            <w:r>
              <w:rPr>
                <w:rFonts w:ascii="Aptos Display" w:cs="Aptos Display" w:hAnsi="Aptos Display" w:eastAsia="Aptos Display"/>
                <w:b w:val="1"/>
                <w:bCs w:val="1"/>
                <w:shd w:val="nil" w:color="auto" w:fill="auto"/>
                <w:rtl w:val="0"/>
                <w:lang w:val="en-US"/>
              </w:rPr>
              <w:t>Quantity</w:t>
            </w:r>
          </w:p>
        </w:tc>
        <w:tc>
          <w:tcPr>
            <w:tcW w:type="dxa" w:w="1882"/>
            <w:tcBorders>
              <w:top w:val="single" w:color="000000" w:sz="12" w:space="0" w:shadow="0" w:frame="0"/>
              <w:left w:val="single" w:color="000000" w:sz="12" w:space="0" w:shadow="0" w:frame="0"/>
              <w:bottom w:val="single" w:color="000000" w:sz="12" w:space="0" w:shadow="0" w:frame="0"/>
              <w:right w:val="single" w:color="000000" w:sz="1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  <w:jc w:val="center"/>
            </w:pPr>
            <w:r>
              <w:rPr>
                <w:rFonts w:ascii="Aptos Display" w:cs="Aptos Display" w:hAnsi="Aptos Display" w:eastAsia="Aptos Display"/>
                <w:b w:val="1"/>
                <w:bCs w:val="1"/>
                <w:shd w:val="nil" w:color="auto" w:fill="auto"/>
                <w:rtl w:val="0"/>
                <w:lang w:val="en-US"/>
              </w:rPr>
              <w:t>Purpose</w:t>
            </w:r>
          </w:p>
        </w:tc>
        <w:tc>
          <w:tcPr>
            <w:tcW w:type="dxa" w:w="3349"/>
            <w:tcBorders>
              <w:top w:val="single" w:color="000000" w:sz="12" w:space="0" w:shadow="0" w:frame="0"/>
              <w:left w:val="single" w:color="000000" w:sz="12" w:space="0" w:shadow="0" w:frame="0"/>
              <w:bottom w:val="single" w:color="000000" w:sz="12" w:space="0" w:shadow="0" w:frame="0"/>
              <w:right w:val="single" w:color="000000" w:sz="1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  <w:jc w:val="center"/>
            </w:pPr>
            <w:r>
              <w:rPr>
                <w:rFonts w:ascii="Aptos Display" w:cs="Aptos Display" w:hAnsi="Aptos Display" w:eastAsia="Aptos Display"/>
                <w:b w:val="1"/>
                <w:bCs w:val="1"/>
                <w:shd w:val="nil" w:color="auto" w:fill="auto"/>
                <w:rtl w:val="0"/>
                <w:lang w:val="en-US"/>
              </w:rPr>
              <w:t>Justification</w:t>
            </w:r>
          </w:p>
        </w:tc>
      </w:tr>
      <w:tr>
        <w:tblPrEx>
          <w:shd w:val="clear" w:color="auto" w:fill="cad1d7"/>
        </w:tblPrEx>
        <w:trPr>
          <w:trHeight w:val="1286" w:hRule="atLeast"/>
        </w:trPr>
        <w:tc>
          <w:tcPr>
            <w:tcW w:type="dxa" w:w="1478"/>
            <w:tcBorders>
              <w:top w:val="single" w:color="000000" w:sz="12" w:space="0" w:shadow="0" w:frame="0"/>
              <w:left w:val="single" w:color="000000" w:sz="12" w:space="0" w:shadow="0" w:frame="0"/>
              <w:bottom w:val="single" w:color="000000" w:sz="12" w:space="0" w:shadow="0" w:frame="0"/>
              <w:right w:val="single" w:color="000000" w:sz="1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i w:val="1"/>
                <w:iCs w:val="1"/>
                <w:outline w:val="0"/>
                <w:color w:val="7f7f7f"/>
                <w:u w:color="7f7f7f"/>
                <w:shd w:val="nil" w:color="auto" w:fill="auto"/>
                <w:rtl w:val="0"/>
                <w:lang w:val="en-US"/>
                <w14:textFill>
                  <w14:solidFill>
                    <w14:srgbClr w14:val="7F7F7F"/>
                  </w14:solidFill>
                </w14:textFill>
              </w:rPr>
              <w:t>Servo Motor</w:t>
            </w:r>
          </w:p>
        </w:tc>
        <w:tc>
          <w:tcPr>
            <w:tcW w:type="dxa" w:w="2631"/>
            <w:tcBorders>
              <w:top w:val="single" w:color="000000" w:sz="12" w:space="0" w:shadow="0" w:frame="0"/>
              <w:left w:val="single" w:color="000000" w:sz="12" w:space="0" w:shadow="0" w:frame="0"/>
              <w:bottom w:val="single" w:color="000000" w:sz="12" w:space="0" w:shadow="0" w:frame="0"/>
              <w:right w:val="single" w:color="000000" w:sz="1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i w:val="1"/>
                <w:iCs w:val="1"/>
                <w:outline w:val="0"/>
                <w:color w:val="7f7f7f"/>
                <w:u w:color="7f7f7f"/>
                <w:shd w:val="nil" w:color="auto" w:fill="auto"/>
                <w:rtl w:val="0"/>
                <w:lang w:val="en-US"/>
                <w14:textFill>
                  <w14:solidFill>
                    <w14:srgbClr w14:val="7F7F7F"/>
                  </w14:solidFill>
                </w14:textFill>
              </w:rPr>
              <w:t>2</w:t>
            </w:r>
          </w:p>
        </w:tc>
        <w:tc>
          <w:tcPr>
            <w:tcW w:type="dxa" w:w="1882"/>
            <w:tcBorders>
              <w:top w:val="single" w:color="000000" w:sz="12" w:space="0" w:shadow="0" w:frame="0"/>
              <w:left w:val="single" w:color="000000" w:sz="12" w:space="0" w:shadow="0" w:frame="0"/>
              <w:bottom w:val="single" w:color="000000" w:sz="12" w:space="0" w:shadow="0" w:frame="0"/>
              <w:right w:val="single" w:color="000000" w:sz="1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rFonts w:ascii="Aptos Display" w:cs="Aptos Display" w:hAnsi="Aptos Display" w:eastAsia="Aptos Display"/>
                <w:i w:val="1"/>
                <w:iCs w:val="1"/>
                <w:outline w:val="0"/>
                <w:color w:val="7f7f7f"/>
                <w:u w:color="7f7f7f"/>
                <w:rtl w:val="0"/>
                <w:lang w:val="en-US"/>
                <w14:textFill>
                  <w14:solidFill>
                    <w14:srgbClr w14:val="7F7F7F"/>
                  </w14:solidFill>
                </w14:textFill>
              </w:rPr>
              <w:t>One to move the head, and another to wag its tail</w:t>
            </w:r>
          </w:p>
        </w:tc>
        <w:tc>
          <w:tcPr>
            <w:tcW w:type="dxa" w:w="3349"/>
            <w:tcBorders>
              <w:top w:val="single" w:color="000000" w:sz="12" w:space="0" w:shadow="0" w:frame="0"/>
              <w:left w:val="single" w:color="000000" w:sz="12" w:space="0" w:shadow="0" w:frame="0"/>
              <w:bottom w:val="single" w:color="000000" w:sz="12" w:space="0" w:shadow="0" w:frame="0"/>
              <w:right w:val="single" w:color="000000" w:sz="1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i w:val="1"/>
                <w:iCs w:val="1"/>
                <w:outline w:val="0"/>
                <w:color w:val="7f7f7f"/>
                <w:u w:color="7f7f7f"/>
                <w:shd w:val="nil" w:color="auto" w:fill="auto"/>
                <w:rtl w:val="0"/>
                <w:lang w:val="en-US"/>
                <w14:textFill>
                  <w14:solidFill>
                    <w14:srgbClr w14:val="7F7F7F"/>
                  </w14:solidFill>
                </w14:textFill>
              </w:rPr>
              <w:t>Short</w:t>
            </w:r>
            <w:r>
              <w:rPr>
                <w:i w:val="1"/>
                <w:iCs w:val="1"/>
                <w:outline w:val="0"/>
                <w:color w:val="7f7f7f"/>
                <w:u w:color="7f7f7f"/>
                <w:shd w:val="nil" w:color="auto" w:fill="auto"/>
                <w:rtl w:val="0"/>
                <w:lang w:val="en-US"/>
                <w14:textFill>
                  <w14:solidFill>
                    <w14:srgbClr w14:val="7F7F7F"/>
                  </w14:solidFill>
                </w14:textFill>
              </w:rPr>
              <w:t xml:space="preserve"> angle</w:t>
            </w:r>
            <w:r>
              <w:rPr>
                <w:i w:val="1"/>
                <w:iCs w:val="1"/>
                <w:outline w:val="0"/>
                <w:color w:val="7f7f7f"/>
                <w:u w:color="7f7f7f"/>
                <w:shd w:val="nil" w:color="auto" w:fill="auto"/>
                <w:rtl w:val="0"/>
                <w:lang w:val="en-US"/>
                <w14:textFill>
                  <w14:solidFill>
                    <w14:srgbClr w14:val="7F7F7F"/>
                  </w14:solidFill>
                </w14:textFill>
              </w:rPr>
              <w:t>s</w:t>
            </w:r>
            <w:r>
              <w:rPr>
                <w:i w:val="1"/>
                <w:iCs w:val="1"/>
                <w:outline w:val="0"/>
                <w:color w:val="7f7f7f"/>
                <w:u w:color="7f7f7f"/>
                <w:shd w:val="nil" w:color="auto" w:fill="auto"/>
                <w:rtl w:val="0"/>
                <w:lang w:val="en-US"/>
                <w14:textFill>
                  <w14:solidFill>
                    <w14:srgbClr w14:val="7F7F7F"/>
                  </w14:solidFill>
                </w14:textFill>
              </w:rPr>
              <w:t xml:space="preserve"> </w:t>
            </w:r>
            <w:r>
              <w:rPr>
                <w:i w:val="1"/>
                <w:iCs w:val="1"/>
                <w:outline w:val="0"/>
                <w:color w:val="7f7f7f"/>
                <w:u w:color="7f7f7f"/>
                <w:shd w:val="nil" w:color="auto" w:fill="auto"/>
                <w:rtl w:val="0"/>
                <w:lang w:val="en-US"/>
                <w14:textFill>
                  <w14:solidFill>
                    <w14:srgbClr w14:val="7F7F7F"/>
                  </w14:solidFill>
                </w14:textFill>
              </w:rPr>
              <w:t>are</w:t>
            </w:r>
            <w:r>
              <w:rPr>
                <w:i w:val="1"/>
                <w:iCs w:val="1"/>
                <w:outline w:val="0"/>
                <w:color w:val="7f7f7f"/>
                <w:u w:color="7f7f7f"/>
                <w:shd w:val="nil" w:color="auto" w:fill="auto"/>
                <w:rtl w:val="0"/>
                <w:lang w:val="en-US"/>
                <w14:textFill>
                  <w14:solidFill>
                    <w14:srgbClr w14:val="7F7F7F"/>
                  </w14:solidFill>
                </w14:textFill>
              </w:rPr>
              <w:t xml:space="preserve"> required for this application and hence </w:t>
            </w:r>
            <w:r>
              <w:rPr>
                <w:i w:val="1"/>
                <w:iCs w:val="1"/>
                <w:outline w:val="0"/>
                <w:color w:val="7f7f7f"/>
                <w:u w:color="7f7f7f"/>
                <w:shd w:val="nil" w:color="auto" w:fill="auto"/>
                <w:rtl w:val="0"/>
                <w:lang w:val="en-US"/>
                <w14:textFill>
                  <w14:solidFill>
                    <w14:srgbClr w14:val="7F7F7F"/>
                  </w14:solidFill>
                </w14:textFill>
              </w:rPr>
              <w:t>servo</w:t>
            </w:r>
            <w:r>
              <w:rPr>
                <w:i w:val="1"/>
                <w:iCs w:val="1"/>
                <w:outline w:val="0"/>
                <w:color w:val="7f7f7f"/>
                <w:u w:color="7f7f7f"/>
                <w:shd w:val="nil" w:color="auto" w:fill="auto"/>
                <w:rtl w:val="0"/>
                <w:lang w:val="en-US"/>
                <w14:textFill>
                  <w14:solidFill>
                    <w14:srgbClr w14:val="7F7F7F"/>
                  </w14:solidFill>
                </w14:textFill>
              </w:rPr>
              <w:t xml:space="preserve"> motor</w:t>
            </w:r>
          </w:p>
        </w:tc>
      </w:tr>
      <w:tr>
        <w:tblPrEx>
          <w:shd w:val="clear" w:color="auto" w:fill="cad1d7"/>
        </w:tblPrEx>
        <w:trPr>
          <w:trHeight w:val="1612" w:hRule="atLeast"/>
        </w:trPr>
        <w:tc>
          <w:tcPr>
            <w:tcW w:type="dxa" w:w="1478"/>
            <w:tcBorders>
              <w:top w:val="single" w:color="000000" w:sz="12" w:space="0" w:shadow="0" w:frame="0"/>
              <w:left w:val="single" w:color="000000" w:sz="12" w:space="0" w:shadow="0" w:frame="0"/>
              <w:bottom w:val="single" w:color="000000" w:sz="12" w:space="0" w:shadow="0" w:frame="0"/>
              <w:right w:val="single" w:color="000000" w:sz="1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i w:val="1"/>
                <w:iCs w:val="1"/>
                <w:outline w:val="0"/>
                <w:color w:val="7f7f7f"/>
                <w:u w:color="7f7f7f"/>
                <w:shd w:val="nil" w:color="auto" w:fill="auto"/>
                <w:rtl w:val="0"/>
                <w:lang w:val="en-US"/>
                <w14:textFill>
                  <w14:solidFill>
                    <w14:srgbClr w14:val="7F7F7F"/>
                  </w14:solidFill>
                </w14:textFill>
              </w:rPr>
              <w:t>IR sensor</w:t>
            </w:r>
          </w:p>
        </w:tc>
        <w:tc>
          <w:tcPr>
            <w:tcW w:type="dxa" w:w="2631"/>
            <w:tcBorders>
              <w:top w:val="single" w:color="000000" w:sz="12" w:space="0" w:shadow="0" w:frame="0"/>
              <w:left w:val="single" w:color="000000" w:sz="12" w:space="0" w:shadow="0" w:frame="0"/>
              <w:bottom w:val="single" w:color="000000" w:sz="12" w:space="0" w:shadow="0" w:frame="0"/>
              <w:right w:val="single" w:color="000000" w:sz="1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160" w:line="279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Aptos Display" w:cs="Aptos Display" w:hAnsi="Aptos Display" w:eastAsia="Aptos Display"/>
                <w:b w:val="0"/>
                <w:bCs w:val="0"/>
                <w:i w:val="1"/>
                <w:iCs w:val="1"/>
                <w:caps w:val="0"/>
                <w:smallCaps w:val="0"/>
                <w:strike w:val="0"/>
                <w:dstrike w:val="0"/>
                <w:outline w:val="0"/>
                <w:color w:val="7f7f7f"/>
                <w:spacing w:val="0"/>
                <w:kern w:val="0"/>
                <w:position w:val="0"/>
                <w:sz w:val="24"/>
                <w:szCs w:val="24"/>
                <w:u w:val="none" w:color="7f7f7f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7F7F7F"/>
                  </w14:solidFill>
                </w14:textFill>
              </w:rPr>
              <w:t>1</w:t>
            </w:r>
          </w:p>
        </w:tc>
        <w:tc>
          <w:tcPr>
            <w:tcW w:type="dxa" w:w="1882"/>
            <w:tcBorders>
              <w:top w:val="single" w:color="000000" w:sz="12" w:space="0" w:shadow="0" w:frame="0"/>
              <w:left w:val="single" w:color="000000" w:sz="12" w:space="0" w:shadow="0" w:frame="0"/>
              <w:bottom w:val="single" w:color="000000" w:sz="12" w:space="0" w:shadow="0" w:frame="0"/>
              <w:right w:val="single" w:color="000000" w:sz="1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rFonts w:ascii="Aptos Display" w:cs="Aptos Display" w:hAnsi="Aptos Display" w:eastAsia="Aptos Display"/>
                <w:i w:val="1"/>
                <w:iCs w:val="1"/>
                <w:outline w:val="0"/>
                <w:color w:val="7f7f7f"/>
                <w:u w:color="7f7f7f"/>
                <w:rtl w:val="0"/>
                <w:lang w:val="en-US"/>
                <w14:textFill>
                  <w14:solidFill>
                    <w14:srgbClr w14:val="7F7F7F"/>
                  </w14:solidFill>
                </w14:textFill>
              </w:rPr>
              <w:t>To detect to presence of a person for the chameleon to move its head</w:t>
            </w:r>
          </w:p>
        </w:tc>
        <w:tc>
          <w:tcPr>
            <w:tcW w:type="dxa" w:w="3349"/>
            <w:tcBorders>
              <w:top w:val="single" w:color="000000" w:sz="12" w:space="0" w:shadow="0" w:frame="0"/>
              <w:left w:val="single" w:color="000000" w:sz="12" w:space="0" w:shadow="0" w:frame="0"/>
              <w:bottom w:val="single" w:color="000000" w:sz="12" w:space="0" w:shadow="0" w:frame="0"/>
              <w:right w:val="single" w:color="000000" w:sz="1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160" w:line="279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Aptos Display" w:cs="Aptos Display" w:hAnsi="Aptos Display" w:eastAsia="Aptos Display"/>
                <w:b w:val="0"/>
                <w:bCs w:val="0"/>
                <w:i w:val="1"/>
                <w:iCs w:val="1"/>
                <w:caps w:val="0"/>
                <w:smallCaps w:val="0"/>
                <w:strike w:val="0"/>
                <w:dstrike w:val="0"/>
                <w:outline w:val="0"/>
                <w:color w:val="7f7f7f"/>
                <w:spacing w:val="0"/>
                <w:kern w:val="0"/>
                <w:position w:val="0"/>
                <w:sz w:val="24"/>
                <w:szCs w:val="24"/>
                <w:u w:val="none" w:color="7f7f7f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7F7F7F"/>
                  </w14:solidFill>
                </w14:textFill>
              </w:rPr>
              <w:t>Easier to control the sensitivity - can detect people from a short distance (placed near our rock structure)</w:t>
            </w:r>
          </w:p>
        </w:tc>
      </w:tr>
      <w:tr>
        <w:tblPrEx>
          <w:shd w:val="clear" w:color="auto" w:fill="cad1d7"/>
        </w:tblPrEx>
        <w:trPr>
          <w:trHeight w:val="1286" w:hRule="atLeast"/>
        </w:trPr>
        <w:tc>
          <w:tcPr>
            <w:tcW w:type="dxa" w:w="1478"/>
            <w:tcBorders>
              <w:top w:val="single" w:color="000000" w:sz="12" w:space="0" w:shadow="0" w:frame="0"/>
              <w:left w:val="single" w:color="000000" w:sz="12" w:space="0" w:shadow="0" w:frame="0"/>
              <w:bottom w:val="single" w:color="000000" w:sz="12" w:space="0" w:shadow="0" w:frame="0"/>
              <w:right w:val="single" w:color="000000" w:sz="1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160" w:line="279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Aptos Display" w:cs="Aptos Display" w:hAnsi="Aptos Display" w:eastAsia="Aptos Display"/>
                <w:b w:val="0"/>
                <w:bCs w:val="0"/>
                <w:i w:val="1"/>
                <w:iCs w:val="1"/>
                <w:caps w:val="0"/>
                <w:smallCaps w:val="0"/>
                <w:strike w:val="0"/>
                <w:dstrike w:val="0"/>
                <w:outline w:val="0"/>
                <w:color w:val="7f7f7f"/>
                <w:spacing w:val="0"/>
                <w:kern w:val="0"/>
                <w:position w:val="0"/>
                <w:sz w:val="24"/>
                <w:szCs w:val="24"/>
                <w:u w:val="none" w:color="7f7f7f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7F7F7F"/>
                  </w14:solidFill>
                </w14:textFill>
              </w:rPr>
              <w:t>Neopixel</w:t>
            </w:r>
          </w:p>
        </w:tc>
        <w:tc>
          <w:tcPr>
            <w:tcW w:type="dxa" w:w="2631"/>
            <w:tcBorders>
              <w:top w:val="single" w:color="000000" w:sz="12" w:space="0" w:shadow="0" w:frame="0"/>
              <w:left w:val="single" w:color="000000" w:sz="12" w:space="0" w:shadow="0" w:frame="0"/>
              <w:bottom w:val="single" w:color="000000" w:sz="12" w:space="0" w:shadow="0" w:frame="0"/>
              <w:right w:val="single" w:color="000000" w:sz="1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160" w:line="279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Aptos Display" w:cs="Aptos Display" w:hAnsi="Aptos Display" w:eastAsia="Aptos Display"/>
                <w:b w:val="0"/>
                <w:bCs w:val="0"/>
                <w:i w:val="1"/>
                <w:iCs w:val="1"/>
                <w:caps w:val="0"/>
                <w:smallCaps w:val="0"/>
                <w:strike w:val="0"/>
                <w:dstrike w:val="0"/>
                <w:outline w:val="0"/>
                <w:color w:val="7f7f7f"/>
                <w:spacing w:val="0"/>
                <w:kern w:val="0"/>
                <w:position w:val="0"/>
                <w:sz w:val="24"/>
                <w:szCs w:val="24"/>
                <w:u w:val="none" w:color="7f7f7f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7F7F7F"/>
                  </w14:solidFill>
                </w14:textFill>
              </w:rPr>
              <w:t>1</w:t>
            </w:r>
          </w:p>
        </w:tc>
        <w:tc>
          <w:tcPr>
            <w:tcW w:type="dxa" w:w="1882"/>
            <w:tcBorders>
              <w:top w:val="single" w:color="000000" w:sz="12" w:space="0" w:shadow="0" w:frame="0"/>
              <w:left w:val="single" w:color="000000" w:sz="12" w:space="0" w:shadow="0" w:frame="0"/>
              <w:bottom w:val="single" w:color="000000" w:sz="12" w:space="0" w:shadow="0" w:frame="0"/>
              <w:right w:val="single" w:color="000000" w:sz="1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rFonts w:ascii="Aptos Display" w:cs="Aptos Display" w:hAnsi="Aptos Display" w:eastAsia="Aptos Display"/>
                <w:i w:val="1"/>
                <w:iCs w:val="1"/>
                <w:outline w:val="0"/>
                <w:color w:val="7f7f7f"/>
                <w:u w:color="7f7f7f"/>
                <w:rtl w:val="0"/>
                <w:lang w:val="en-US"/>
                <w14:textFill>
                  <w14:solidFill>
                    <w14:srgbClr w14:val="7F7F7F"/>
                  </w14:solidFill>
                </w14:textFill>
              </w:rPr>
              <w:t>To showcase colours on its body</w:t>
            </w:r>
          </w:p>
        </w:tc>
        <w:tc>
          <w:tcPr>
            <w:tcW w:type="dxa" w:w="3349"/>
            <w:tcBorders>
              <w:top w:val="single" w:color="000000" w:sz="12" w:space="0" w:shadow="0" w:frame="0"/>
              <w:left w:val="single" w:color="000000" w:sz="12" w:space="0" w:shadow="0" w:frame="0"/>
              <w:bottom w:val="single" w:color="000000" w:sz="12" w:space="0" w:shadow="0" w:frame="0"/>
              <w:right w:val="single" w:color="000000" w:sz="1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rFonts w:ascii="Aptos Display" w:cs="Aptos Display" w:hAnsi="Aptos Display" w:eastAsia="Aptos Display"/>
                <w:i w:val="1"/>
                <w:iCs w:val="1"/>
                <w:outline w:val="0"/>
                <w:color w:val="7f7f7f"/>
                <w:u w:color="7f7f7f"/>
                <w:rtl w:val="0"/>
                <w:lang w:val="en-US"/>
                <w14:textFill>
                  <w14:solidFill>
                    <w14:srgbClr w14:val="7F7F7F"/>
                  </w14:solidFill>
                </w14:textFill>
              </w:rPr>
              <w:t>Want the chameleon to do its main attribute, i.e, camouflage, so need of different colours</w:t>
            </w:r>
          </w:p>
        </w:tc>
      </w:tr>
      <w:tr>
        <w:tblPrEx>
          <w:shd w:val="clear" w:color="auto" w:fill="cad1d7"/>
        </w:tblPrEx>
        <w:trPr>
          <w:trHeight w:val="1286" w:hRule="atLeast"/>
        </w:trPr>
        <w:tc>
          <w:tcPr>
            <w:tcW w:type="dxa" w:w="1478"/>
            <w:tcBorders>
              <w:top w:val="single" w:color="000000" w:sz="12" w:space="0" w:shadow="0" w:frame="0"/>
              <w:left w:val="single" w:color="000000" w:sz="12" w:space="0" w:shadow="0" w:frame="0"/>
              <w:bottom w:val="single" w:color="000000" w:sz="12" w:space="0" w:shadow="0" w:frame="0"/>
              <w:right w:val="single" w:color="000000" w:sz="1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160" w:line="279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Aptos Display" w:cs="Aptos Display" w:hAnsi="Aptos Display" w:eastAsia="Aptos Display"/>
                <w:b w:val="0"/>
                <w:bCs w:val="0"/>
                <w:i w:val="1"/>
                <w:iCs w:val="1"/>
                <w:caps w:val="0"/>
                <w:smallCaps w:val="0"/>
                <w:strike w:val="0"/>
                <w:dstrike w:val="0"/>
                <w:outline w:val="0"/>
                <w:color w:val="7f7f7f"/>
                <w:spacing w:val="0"/>
                <w:kern w:val="0"/>
                <w:position w:val="0"/>
                <w:sz w:val="24"/>
                <w:szCs w:val="24"/>
                <w:u w:val="none" w:color="7f7f7f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7F7F7F"/>
                  </w14:solidFill>
                </w14:textFill>
              </w:rPr>
              <w:t>Colour detector sensor module</w:t>
            </w:r>
          </w:p>
        </w:tc>
        <w:tc>
          <w:tcPr>
            <w:tcW w:type="dxa" w:w="2631"/>
            <w:tcBorders>
              <w:top w:val="single" w:color="000000" w:sz="12" w:space="0" w:shadow="0" w:frame="0"/>
              <w:left w:val="single" w:color="000000" w:sz="12" w:space="0" w:shadow="0" w:frame="0"/>
              <w:bottom w:val="single" w:color="000000" w:sz="12" w:space="0" w:shadow="0" w:frame="0"/>
              <w:right w:val="single" w:color="000000" w:sz="1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160" w:line="279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Aptos Display" w:cs="Aptos Display" w:hAnsi="Aptos Display" w:eastAsia="Aptos Display"/>
                <w:b w:val="0"/>
                <w:bCs w:val="0"/>
                <w:i w:val="1"/>
                <w:iCs w:val="1"/>
                <w:caps w:val="0"/>
                <w:smallCaps w:val="0"/>
                <w:strike w:val="0"/>
                <w:dstrike w:val="0"/>
                <w:outline w:val="0"/>
                <w:color w:val="7f7f7f"/>
                <w:spacing w:val="0"/>
                <w:kern w:val="0"/>
                <w:position w:val="0"/>
                <w:sz w:val="24"/>
                <w:szCs w:val="24"/>
                <w:u w:val="none" w:color="7f7f7f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7F7F7F"/>
                  </w14:solidFill>
                </w14:textFill>
              </w:rPr>
              <w:t>1</w:t>
            </w:r>
          </w:p>
        </w:tc>
        <w:tc>
          <w:tcPr>
            <w:tcW w:type="dxa" w:w="1882"/>
            <w:tcBorders>
              <w:top w:val="single" w:color="000000" w:sz="12" w:space="0" w:shadow="0" w:frame="0"/>
              <w:left w:val="single" w:color="000000" w:sz="12" w:space="0" w:shadow="0" w:frame="0"/>
              <w:bottom w:val="single" w:color="000000" w:sz="12" w:space="0" w:shadow="0" w:frame="0"/>
              <w:right w:val="single" w:color="000000" w:sz="1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rFonts w:ascii="Aptos Display" w:cs="Aptos Display" w:hAnsi="Aptos Display" w:eastAsia="Aptos Display"/>
                <w:i w:val="1"/>
                <w:iCs w:val="1"/>
                <w:outline w:val="0"/>
                <w:color w:val="7f7f7f"/>
                <w:u w:color="7f7f7f"/>
                <w:rtl w:val="0"/>
                <w:lang w:val="en-US"/>
                <w14:textFill>
                  <w14:solidFill>
                    <w14:srgbClr w14:val="7F7F7F"/>
                  </w14:solidFill>
                </w14:textFill>
              </w:rPr>
              <w:t>Detect colours for the neopixel to turn that colour</w:t>
            </w:r>
          </w:p>
        </w:tc>
        <w:tc>
          <w:tcPr>
            <w:tcW w:type="dxa" w:w="3349"/>
            <w:tcBorders>
              <w:top w:val="single" w:color="000000" w:sz="12" w:space="0" w:shadow="0" w:frame="0"/>
              <w:left w:val="single" w:color="000000" w:sz="12" w:space="0" w:shadow="0" w:frame="0"/>
              <w:bottom w:val="single" w:color="000000" w:sz="12" w:space="0" w:shadow="0" w:frame="0"/>
              <w:right w:val="single" w:color="000000" w:sz="1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rFonts w:ascii="Aptos Display" w:cs="Aptos Display" w:hAnsi="Aptos Display" w:eastAsia="Aptos Display"/>
                <w:i w:val="1"/>
                <w:iCs w:val="1"/>
                <w:outline w:val="0"/>
                <w:color w:val="7f7f7f"/>
                <w:u w:color="7f7f7f"/>
                <w:rtl w:val="0"/>
                <w:lang w:val="en-US"/>
                <w14:textFill>
                  <w14:solidFill>
                    <w14:srgbClr w14:val="7F7F7F"/>
                  </w14:solidFill>
                </w14:textFill>
              </w:rPr>
              <w:t>Want the chameleon to do its main attribute, i.e, camouflage, so need to detect nearby colours</w:t>
            </w:r>
          </w:p>
        </w:tc>
      </w:tr>
      <w:tr>
        <w:tblPrEx>
          <w:shd w:val="clear" w:color="auto" w:fill="cad1d7"/>
        </w:tblPrEx>
        <w:trPr>
          <w:trHeight w:val="1286" w:hRule="atLeast"/>
        </w:trPr>
        <w:tc>
          <w:tcPr>
            <w:tcW w:type="dxa" w:w="1478"/>
            <w:tcBorders>
              <w:top w:val="single" w:color="000000" w:sz="12" w:space="0" w:shadow="0" w:frame="0"/>
              <w:left w:val="single" w:color="000000" w:sz="12" w:space="0" w:shadow="0" w:frame="0"/>
              <w:bottom w:val="single" w:color="000000" w:sz="12" w:space="0" w:shadow="0" w:frame="0"/>
              <w:right w:val="single" w:color="000000" w:sz="1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160" w:line="279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Aptos Display" w:cs="Aptos Display" w:hAnsi="Aptos Display" w:eastAsia="Aptos Display"/>
                <w:b w:val="0"/>
                <w:bCs w:val="0"/>
                <w:i w:val="1"/>
                <w:iCs w:val="1"/>
                <w:caps w:val="0"/>
                <w:smallCaps w:val="0"/>
                <w:strike w:val="0"/>
                <w:dstrike w:val="0"/>
                <w:outline w:val="0"/>
                <w:color w:val="7f7f7f"/>
                <w:spacing w:val="0"/>
                <w:kern w:val="0"/>
                <w:position w:val="0"/>
                <w:sz w:val="24"/>
                <w:szCs w:val="24"/>
                <w:u w:val="none" w:color="7f7f7f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7F7F7F"/>
                  </w14:solidFill>
                </w14:textFill>
              </w:rPr>
              <w:t>Esp32</w:t>
            </w:r>
          </w:p>
        </w:tc>
        <w:tc>
          <w:tcPr>
            <w:tcW w:type="dxa" w:w="2631"/>
            <w:tcBorders>
              <w:top w:val="single" w:color="000000" w:sz="12" w:space="0" w:shadow="0" w:frame="0"/>
              <w:left w:val="single" w:color="000000" w:sz="12" w:space="0" w:shadow="0" w:frame="0"/>
              <w:bottom w:val="single" w:color="000000" w:sz="12" w:space="0" w:shadow="0" w:frame="0"/>
              <w:right w:val="single" w:color="000000" w:sz="1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160" w:line="279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Aptos Display" w:cs="Aptos Display" w:hAnsi="Aptos Display" w:eastAsia="Aptos Display"/>
                <w:b w:val="0"/>
                <w:bCs w:val="0"/>
                <w:i w:val="1"/>
                <w:iCs w:val="1"/>
                <w:caps w:val="0"/>
                <w:smallCaps w:val="0"/>
                <w:strike w:val="0"/>
                <w:dstrike w:val="0"/>
                <w:outline w:val="0"/>
                <w:color w:val="7f7f7f"/>
                <w:spacing w:val="0"/>
                <w:kern w:val="0"/>
                <w:position w:val="0"/>
                <w:sz w:val="24"/>
                <w:szCs w:val="24"/>
                <w:u w:val="none" w:color="7f7f7f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7F7F7F"/>
                  </w14:solidFill>
                </w14:textFill>
              </w:rPr>
              <w:t>1</w:t>
            </w:r>
          </w:p>
        </w:tc>
        <w:tc>
          <w:tcPr>
            <w:tcW w:type="dxa" w:w="1882"/>
            <w:tcBorders>
              <w:top w:val="single" w:color="000000" w:sz="12" w:space="0" w:shadow="0" w:frame="0"/>
              <w:left w:val="single" w:color="000000" w:sz="12" w:space="0" w:shadow="0" w:frame="0"/>
              <w:bottom w:val="single" w:color="000000" w:sz="12" w:space="0" w:shadow="0" w:frame="0"/>
              <w:right w:val="single" w:color="000000" w:sz="1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rFonts w:ascii="Aptos Display" w:cs="Aptos Display" w:hAnsi="Aptos Display" w:eastAsia="Aptos Display"/>
                <w:i w:val="1"/>
                <w:iCs w:val="1"/>
                <w:outline w:val="0"/>
                <w:color w:val="7f7f7f"/>
                <w:u w:color="7f7f7f"/>
                <w:rtl w:val="0"/>
                <w:lang w:val="en-US"/>
                <w14:textFill>
                  <w14:solidFill>
                    <w14:srgbClr w14:val="7F7F7F"/>
                  </w14:solidFill>
                </w14:textFill>
              </w:rPr>
              <w:t>To make our sensors and pins work</w:t>
            </w:r>
          </w:p>
        </w:tc>
        <w:tc>
          <w:tcPr>
            <w:tcW w:type="dxa" w:w="3349"/>
            <w:tcBorders>
              <w:top w:val="single" w:color="000000" w:sz="12" w:space="0" w:shadow="0" w:frame="0"/>
              <w:left w:val="single" w:color="000000" w:sz="12" w:space="0" w:shadow="0" w:frame="0"/>
              <w:bottom w:val="single" w:color="000000" w:sz="12" w:space="0" w:shadow="0" w:frame="0"/>
              <w:right w:val="single" w:color="000000" w:sz="1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rFonts w:ascii="Aptos Display" w:cs="Aptos Display" w:hAnsi="Aptos Display" w:eastAsia="Aptos Display"/>
                <w:i w:val="1"/>
                <w:iCs w:val="1"/>
                <w:outline w:val="0"/>
                <w:color w:val="7f7f7f"/>
                <w:u w:color="7f7f7f"/>
                <w:rtl w:val="0"/>
                <w:lang w:val="en-US"/>
                <w14:textFill>
                  <w14:solidFill>
                    <w14:srgbClr w14:val="7F7F7F"/>
                  </w14:solidFill>
                </w14:textFill>
              </w:rPr>
              <w:t>Running code through Thonny with esp32 as a module</w:t>
            </w:r>
          </w:p>
        </w:tc>
      </w:tr>
      <w:tr>
        <w:tblPrEx>
          <w:shd w:val="clear" w:color="auto" w:fill="cad1d7"/>
        </w:tblPrEx>
        <w:trPr>
          <w:trHeight w:val="1286" w:hRule="atLeast"/>
        </w:trPr>
        <w:tc>
          <w:tcPr>
            <w:tcW w:type="dxa" w:w="1478"/>
            <w:tcBorders>
              <w:top w:val="single" w:color="000000" w:sz="12" w:space="0" w:shadow="0" w:frame="0"/>
              <w:left w:val="single" w:color="000000" w:sz="12" w:space="0" w:shadow="0" w:frame="0"/>
              <w:bottom w:val="single" w:color="000000" w:sz="12" w:space="0" w:shadow="0" w:frame="0"/>
              <w:right w:val="single" w:color="000000" w:sz="1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160" w:line="279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Aptos Display" w:cs="Aptos Display" w:hAnsi="Aptos Display" w:eastAsia="Aptos Display"/>
                <w:b w:val="0"/>
                <w:bCs w:val="0"/>
                <w:i w:val="1"/>
                <w:iCs w:val="1"/>
                <w:caps w:val="0"/>
                <w:smallCaps w:val="0"/>
                <w:strike w:val="0"/>
                <w:dstrike w:val="0"/>
                <w:outline w:val="0"/>
                <w:color w:val="7f7f7f"/>
                <w:spacing w:val="0"/>
                <w:kern w:val="0"/>
                <w:position w:val="0"/>
                <w:sz w:val="24"/>
                <w:szCs w:val="24"/>
                <w:u w:val="none" w:color="7f7f7f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7F7F7F"/>
                  </w14:solidFill>
                </w14:textFill>
              </w:rPr>
              <w:t>Power supply module</w:t>
            </w:r>
          </w:p>
        </w:tc>
        <w:tc>
          <w:tcPr>
            <w:tcW w:type="dxa" w:w="2631"/>
            <w:tcBorders>
              <w:top w:val="single" w:color="000000" w:sz="12" w:space="0" w:shadow="0" w:frame="0"/>
              <w:left w:val="single" w:color="000000" w:sz="12" w:space="0" w:shadow="0" w:frame="0"/>
              <w:bottom w:val="single" w:color="000000" w:sz="12" w:space="0" w:shadow="0" w:frame="0"/>
              <w:right w:val="single" w:color="000000" w:sz="1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160" w:line="279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Aptos Display" w:cs="Aptos Display" w:hAnsi="Aptos Display" w:eastAsia="Aptos Display"/>
                <w:b w:val="0"/>
                <w:bCs w:val="0"/>
                <w:i w:val="1"/>
                <w:iCs w:val="1"/>
                <w:caps w:val="0"/>
                <w:smallCaps w:val="0"/>
                <w:strike w:val="0"/>
                <w:dstrike w:val="0"/>
                <w:outline w:val="0"/>
                <w:color w:val="7f7f7f"/>
                <w:spacing w:val="0"/>
                <w:kern w:val="0"/>
                <w:position w:val="0"/>
                <w:sz w:val="24"/>
                <w:szCs w:val="24"/>
                <w:u w:val="none" w:color="7f7f7f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7F7F7F"/>
                  </w14:solidFill>
                </w14:textFill>
              </w:rPr>
              <w:t>1</w:t>
            </w:r>
          </w:p>
        </w:tc>
        <w:tc>
          <w:tcPr>
            <w:tcW w:type="dxa" w:w="1882"/>
            <w:tcBorders>
              <w:top w:val="single" w:color="000000" w:sz="12" w:space="0" w:shadow="0" w:frame="0"/>
              <w:left w:val="single" w:color="000000" w:sz="12" w:space="0" w:shadow="0" w:frame="0"/>
              <w:bottom w:val="single" w:color="000000" w:sz="12" w:space="0" w:shadow="0" w:frame="0"/>
              <w:right w:val="single" w:color="000000" w:sz="1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rFonts w:ascii="Aptos Display" w:cs="Aptos Display" w:hAnsi="Aptos Display" w:eastAsia="Aptos Display"/>
                <w:i w:val="1"/>
                <w:iCs w:val="1"/>
                <w:outline w:val="0"/>
                <w:color w:val="7f7f7f"/>
                <w:u w:color="7f7f7f"/>
                <w:rtl w:val="0"/>
                <w:lang w:val="en-US"/>
                <w14:textFill>
                  <w14:solidFill>
                    <w14:srgbClr w14:val="7F7F7F"/>
                  </w14:solidFill>
                </w14:textFill>
              </w:rPr>
              <w:t>To make our neopixel and servo motors work</w:t>
            </w:r>
          </w:p>
        </w:tc>
        <w:tc>
          <w:tcPr>
            <w:tcW w:type="dxa" w:w="3349"/>
            <w:tcBorders>
              <w:top w:val="single" w:color="000000" w:sz="12" w:space="0" w:shadow="0" w:frame="0"/>
              <w:left w:val="single" w:color="000000" w:sz="12" w:space="0" w:shadow="0" w:frame="0"/>
              <w:bottom w:val="single" w:color="000000" w:sz="12" w:space="0" w:shadow="0" w:frame="0"/>
              <w:right w:val="single" w:color="000000" w:sz="1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rFonts w:ascii="Aptos Display" w:cs="Aptos Display" w:hAnsi="Aptos Display" w:eastAsia="Aptos Display"/>
                <w:i w:val="1"/>
                <w:iCs w:val="1"/>
                <w:outline w:val="0"/>
                <w:color w:val="7f7f7f"/>
                <w:u w:color="7f7f7f"/>
                <w:rtl w:val="0"/>
                <w:lang w:val="en-US"/>
                <w14:textFill>
                  <w14:solidFill>
                    <w14:srgbClr w14:val="7F7F7F"/>
                  </w14:solidFill>
                </w14:textFill>
              </w:rPr>
              <w:t>External power supply needed to run heavier load things like motors</w:t>
            </w:r>
          </w:p>
        </w:tc>
      </w:tr>
      <w:tr>
        <w:tblPrEx>
          <w:shd w:val="clear" w:color="auto" w:fill="cad1d7"/>
        </w:tblPrEx>
        <w:trPr>
          <w:trHeight w:val="1938" w:hRule="atLeast"/>
        </w:trPr>
        <w:tc>
          <w:tcPr>
            <w:tcW w:type="dxa" w:w="1478"/>
            <w:tcBorders>
              <w:top w:val="single" w:color="000000" w:sz="12" w:space="0" w:shadow="0" w:frame="0"/>
              <w:left w:val="single" w:color="000000" w:sz="12" w:space="0" w:shadow="0" w:frame="0"/>
              <w:bottom w:val="single" w:color="000000" w:sz="12" w:space="0" w:shadow="0" w:frame="0"/>
              <w:right w:val="single" w:color="000000" w:sz="1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160" w:line="279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Aptos Display" w:cs="Aptos Display" w:hAnsi="Aptos Display" w:eastAsia="Aptos Display"/>
                <w:b w:val="0"/>
                <w:bCs w:val="0"/>
                <w:i w:val="1"/>
                <w:iCs w:val="1"/>
                <w:caps w:val="0"/>
                <w:smallCaps w:val="0"/>
                <w:strike w:val="0"/>
                <w:dstrike w:val="0"/>
                <w:outline w:val="0"/>
                <w:color w:val="7f7f7f"/>
                <w:spacing w:val="0"/>
                <w:kern w:val="0"/>
                <w:position w:val="0"/>
                <w:sz w:val="24"/>
                <w:szCs w:val="24"/>
                <w:u w:val="none" w:color="7f7f7f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7F7F7F"/>
                  </w14:solidFill>
                </w14:textFill>
              </w:rPr>
              <w:t>Touch Pin</w:t>
            </w:r>
          </w:p>
        </w:tc>
        <w:tc>
          <w:tcPr>
            <w:tcW w:type="dxa" w:w="2631"/>
            <w:tcBorders>
              <w:top w:val="single" w:color="000000" w:sz="12" w:space="0" w:shadow="0" w:frame="0"/>
              <w:left w:val="single" w:color="000000" w:sz="12" w:space="0" w:shadow="0" w:frame="0"/>
              <w:bottom w:val="single" w:color="000000" w:sz="12" w:space="0" w:shadow="0" w:frame="0"/>
              <w:right w:val="single" w:color="000000" w:sz="1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160" w:line="279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Aptos Display" w:cs="Aptos Display" w:hAnsi="Aptos Display" w:eastAsia="Aptos Display"/>
                <w:b w:val="0"/>
                <w:bCs w:val="0"/>
                <w:i w:val="1"/>
                <w:iCs w:val="1"/>
                <w:caps w:val="0"/>
                <w:smallCaps w:val="0"/>
                <w:strike w:val="0"/>
                <w:dstrike w:val="0"/>
                <w:outline w:val="0"/>
                <w:color w:val="7f7f7f"/>
                <w:spacing w:val="0"/>
                <w:kern w:val="0"/>
                <w:position w:val="0"/>
                <w:sz w:val="24"/>
                <w:szCs w:val="24"/>
                <w:u w:val="none" w:color="7f7f7f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7F7F7F"/>
                  </w14:solidFill>
                </w14:textFill>
              </w:rPr>
              <w:t>1</w:t>
            </w:r>
          </w:p>
        </w:tc>
        <w:tc>
          <w:tcPr>
            <w:tcW w:type="dxa" w:w="1882"/>
            <w:tcBorders>
              <w:top w:val="single" w:color="000000" w:sz="12" w:space="0" w:shadow="0" w:frame="0"/>
              <w:left w:val="single" w:color="000000" w:sz="12" w:space="0" w:shadow="0" w:frame="0"/>
              <w:bottom w:val="single" w:color="000000" w:sz="12" w:space="0" w:shadow="0" w:frame="0"/>
              <w:right w:val="single" w:color="000000" w:sz="1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rFonts w:ascii="Aptos Display" w:cs="Aptos Display" w:hAnsi="Aptos Display" w:eastAsia="Aptos Display"/>
                <w:i w:val="1"/>
                <w:iCs w:val="1"/>
                <w:outline w:val="0"/>
                <w:color w:val="7f7f7f"/>
                <w:u w:color="7f7f7f"/>
                <w:rtl w:val="0"/>
                <w:lang w:val="en-US"/>
                <w14:textFill>
                  <w14:solidFill>
                    <w14:srgbClr w14:val="7F7F7F"/>
                  </w14:solidFill>
                </w14:textFill>
              </w:rPr>
              <w:t>“</w:t>
            </w:r>
            <w:r>
              <w:rPr>
                <w:rFonts w:ascii="Aptos Display" w:cs="Aptos Display" w:hAnsi="Aptos Display" w:eastAsia="Aptos Display"/>
                <w:i w:val="1"/>
                <w:iCs w:val="1"/>
                <w:outline w:val="0"/>
                <w:color w:val="7f7f7f"/>
                <w:u w:color="7f7f7f"/>
                <w:rtl w:val="0"/>
                <w:lang w:val="en-US"/>
                <w14:textFill>
                  <w14:solidFill>
                    <w14:srgbClr w14:val="7F7F7F"/>
                  </w14:solidFill>
                </w14:textFill>
              </w:rPr>
              <w:t>Shaking hand</w:t>
            </w:r>
            <w:r>
              <w:rPr>
                <w:rFonts w:ascii="Aptos Display" w:cs="Aptos Display" w:hAnsi="Aptos Display" w:eastAsia="Aptos Display"/>
                <w:i w:val="1"/>
                <w:iCs w:val="1"/>
                <w:outline w:val="0"/>
                <w:color w:val="7f7f7f"/>
                <w:u w:color="7f7f7f"/>
                <w:rtl w:val="0"/>
                <w:lang w:val="en-US"/>
                <w14:textFill>
                  <w14:solidFill>
                    <w14:srgbClr w14:val="7F7F7F"/>
                  </w14:solidFill>
                </w14:textFill>
              </w:rPr>
              <w:t xml:space="preserve">” </w:t>
            </w:r>
            <w:r>
              <w:rPr>
                <w:rFonts w:ascii="Aptos Display" w:cs="Aptos Display" w:hAnsi="Aptos Display" w:eastAsia="Aptos Display"/>
                <w:i w:val="1"/>
                <w:iCs w:val="1"/>
                <w:outline w:val="0"/>
                <w:color w:val="7f7f7f"/>
                <w:u w:color="7f7f7f"/>
                <w:rtl w:val="0"/>
                <w:lang w:val="en-US"/>
                <w14:textFill>
                  <w14:solidFill>
                    <w14:srgbClr w14:val="7F7F7F"/>
                  </w14:solidFill>
                </w14:textFill>
              </w:rPr>
              <w:t>movement attached to the hand, which would make the tail wag</w:t>
            </w:r>
          </w:p>
        </w:tc>
        <w:tc>
          <w:tcPr>
            <w:tcW w:type="dxa" w:w="3349"/>
            <w:tcBorders>
              <w:top w:val="single" w:color="000000" w:sz="12" w:space="0" w:shadow="0" w:frame="0"/>
              <w:left w:val="single" w:color="000000" w:sz="12" w:space="0" w:shadow="0" w:frame="0"/>
              <w:bottom w:val="single" w:color="000000" w:sz="12" w:space="0" w:shadow="0" w:frame="0"/>
              <w:right w:val="single" w:color="000000" w:sz="1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rFonts w:ascii="Aptos Display" w:cs="Aptos Display" w:hAnsi="Aptos Display" w:eastAsia="Aptos Display"/>
                <w:i w:val="1"/>
                <w:iCs w:val="1"/>
                <w:outline w:val="0"/>
                <w:color w:val="7f7f7f"/>
                <w:u w:color="7f7f7f"/>
                <w:rtl w:val="0"/>
                <w:lang w:val="en-US"/>
                <w14:textFill>
                  <w14:solidFill>
                    <w14:srgbClr w14:val="7F7F7F"/>
                  </w14:solidFill>
                </w14:textFill>
              </w:rPr>
              <w:t>Needed a touch-sensitive interactive part</w:t>
            </w:r>
          </w:p>
        </w:tc>
      </w:tr>
    </w:tbl>
    <w:p>
      <w:pPr>
        <w:pStyle w:val="Heading 3"/>
        <w:widowControl w:val="0"/>
        <w:spacing w:before="281" w:after="281" w:line="240" w:lineRule="auto"/>
      </w:pPr>
    </w:p>
    <w:p>
      <w:pPr>
        <w:pStyle w:val="Body"/>
        <w:spacing w:before="240" w:after="240"/>
      </w:pPr>
      <w:del w:id="2" w:date="2026-04-20T15:58:26Z" w:author="Ishani Mitra">
        <w:r>
          <w:rPr>
            <w:rFonts w:ascii="Aptos Display" w:cs="Aptos Display" w:hAnsi="Aptos Display" w:eastAsia="Aptos Display"/>
            <w:i w:val="1"/>
            <w:iCs w:val="1"/>
            <w:outline w:val="0"/>
            <w:color w:val="7f7f7f"/>
            <w:u w:color="7f7f7f"/>
            <w:rtl w:val="0"/>
            <w:lang w:val="en-US"/>
            <w14:textFill>
              <w14:solidFill>
                <w14:srgbClr w14:val="7F7F7F"/>
              </w14:solidFill>
            </w14:textFill>
          </w:rPr>
          <w:delText>Justification is important</w:delText>
        </w:r>
      </w:del>
      <w:del w:id="3" w:date="2026-04-20T15:58:26Z" w:author="Ishani Mitra">
        <w:r>
          <w:rPr>
            <w:rFonts w:ascii="Aptos Display" w:cs="Aptos Display" w:hAnsi="Aptos Display" w:eastAsia="Aptos Display"/>
            <w:i w:val="1"/>
            <w:iCs w:val="1"/>
            <w:outline w:val="0"/>
            <w:color w:val="7f7f7f"/>
            <w:u w:color="7f7f7f"/>
            <w14:textFill>
              <w14:solidFill>
                <w14:srgbClr w14:val="7F7F7F"/>
              </w14:solidFill>
            </w14:textFill>
          </w:rPr>
        </w:r>
      </w:del>
    </w:p>
    <w:sectPr>
      <w:headerReference w:type="default" r:id="rId5"/>
      <w:footerReference w:type="default" r:id="rId6"/>
      <w:pgSz w:w="12240" w:h="15840" w:orient="portrait"/>
      <w:pgMar w:top="1440" w:right="1440" w:bottom="1440" w:left="144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Aptos Display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trackRevisions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360" w:after="80" w:line="279" w:lineRule="auto"/>
      <w:ind w:left="0" w:right="0" w:firstLine="0"/>
      <w:jc w:val="left"/>
      <w:outlineLvl w:val="0"/>
    </w:pPr>
    <w:rPr>
      <w:rFonts w:ascii="Aptos Display" w:cs="Aptos Display" w:hAnsi="Aptos Display" w:eastAsia="Aptos Display"/>
      <w:b w:val="0"/>
      <w:bCs w:val="0"/>
      <w:i w:val="0"/>
      <w:iCs w:val="0"/>
      <w:caps w:val="0"/>
      <w:smallCaps w:val="0"/>
      <w:strike w:val="0"/>
      <w:dstrike w:val="0"/>
      <w:outline w:val="0"/>
      <w:color w:val="0f4761"/>
      <w:spacing w:val="0"/>
      <w:kern w:val="0"/>
      <w:position w:val="0"/>
      <w:sz w:val="40"/>
      <w:szCs w:val="40"/>
      <w:u w:val="none" w:color="0f4761"/>
      <w:shd w:val="nil" w:color="auto" w:fill="auto"/>
      <w:vertAlign w:val="baseline"/>
      <w:lang w:val="en-US"/>
      <w14:textOutline>
        <w14:noFill/>
      </w14:textOutline>
      <w14:textFill>
        <w14:solidFill>
          <w14:srgbClr w14:val="0F4761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79" w:lineRule="auto"/>
      <w:ind w:left="0" w:right="0" w:firstLine="0"/>
      <w:jc w:val="left"/>
      <w:outlineLvl w:val="9"/>
    </w:pPr>
    <w:rPr>
      <w:rFonts w:ascii="Aptos Display" w:cs="Aptos Display" w:hAnsi="Aptos Display" w:eastAsia="Aptos Display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 3">
    <w:name w:val="Heading 3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160" w:after="80" w:line="279" w:lineRule="auto"/>
      <w:ind w:left="0" w:right="0" w:firstLine="0"/>
      <w:jc w:val="left"/>
      <w:outlineLvl w:val="2"/>
    </w:pPr>
    <w:rPr>
      <w:rFonts w:ascii="Aptos Display" w:cs="Aptos Display" w:hAnsi="Aptos Display" w:eastAsia="Aptos Display"/>
      <w:b w:val="0"/>
      <w:bCs w:val="0"/>
      <w:i w:val="0"/>
      <w:iCs w:val="0"/>
      <w:caps w:val="0"/>
      <w:smallCaps w:val="0"/>
      <w:strike w:val="0"/>
      <w:dstrike w:val="0"/>
      <w:outline w:val="0"/>
      <w:color w:val="0f4761"/>
      <w:spacing w:val="0"/>
      <w:kern w:val="0"/>
      <w:position w:val="0"/>
      <w:sz w:val="28"/>
      <w:szCs w:val="28"/>
      <w:u w:val="none" w:color="0f4761"/>
      <w:shd w:val="nil" w:color="auto" w:fill="auto"/>
      <w:vertAlign w:val="baseline"/>
      <w:lang w:val="en-US"/>
      <w14:textOutline>
        <w14:noFill/>
      </w14:textOutline>
      <w14:textFill>
        <w14:solidFill>
          <w14:srgbClr w14:val="0F4761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 Display"/>
            <a:ea typeface="Aptos Display"/>
            <a:cs typeface="Aptos Display"/>
            <a:sym typeface="Aptos Display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 Display"/>
            <a:ea typeface="Aptos Display"/>
            <a:cs typeface="Aptos Display"/>
            <a:sym typeface="Aptos Display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