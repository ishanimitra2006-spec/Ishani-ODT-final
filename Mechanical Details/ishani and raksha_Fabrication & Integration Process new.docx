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before="322" w:after="322"/>
        <w:rPr>
          <w:caps w:val="0"/>
          <w:smallCaps w:val="0"/>
          <w:outline w:val="0"/>
          <w:color w:val="0f4761"/>
          <w:sz w:val="48"/>
          <w:szCs w:val="4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 Display" w:cs="Aptos Display" w:hAnsi="Aptos Display" w:eastAsia="Aptos Display"/>
          <w:b w:val="1"/>
          <w:bCs w:val="1"/>
          <w:caps w:val="0"/>
          <w:smallCaps w:val="0"/>
          <w:outline w:val="0"/>
          <w:color w:val="0f4761"/>
          <w:sz w:val="48"/>
          <w:szCs w:val="48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Fabrication and Integration Process</w:t>
      </w:r>
    </w:p>
    <w:p>
      <w:pPr>
        <w:pStyle w:val="Heading 3"/>
        <w:spacing w:before="281" w:after="281"/>
        <w:rPr>
          <w:rFonts w:ascii="Aptos Display" w:cs="Aptos Display" w:hAnsi="Aptos Display" w:eastAsia="Aptos Display"/>
          <w:b w:val="1"/>
          <w:bCs w:val="1"/>
          <w:caps w:val="0"/>
          <w:smallCaps w:val="0"/>
          <w:outline w:val="0"/>
          <w:color w:val="0f4761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 Display" w:cs="Aptos Display" w:hAnsi="Aptos Display" w:eastAsia="Aptos Display"/>
          <w:b w:val="1"/>
          <w:bCs w:val="1"/>
          <w:caps w:val="0"/>
          <w:smallCaps w:val="0"/>
          <w:outline w:val="0"/>
          <w:color w:val="0f4761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1. Material Choice Justification :</w:t>
      </w:r>
    </w:p>
    <w:p>
      <w:pPr>
        <w:pStyle w:val="Body"/>
        <w:spacing w:before="240" w:after="240"/>
        <w:rPr>
          <w:rFonts w:ascii="Aptos Display" w:cs="Aptos Display" w:hAnsi="Aptos Display" w:eastAsia="Aptos Display"/>
          <w:i w:val="1"/>
          <w:iCs w:val="1"/>
          <w:caps w:val="0"/>
          <w:smallCaps w:val="0"/>
          <w:outline w:val="0"/>
          <w:color w:val="7f7f7f"/>
          <w:u w:color="7f7f7f"/>
          <w14:textFill>
            <w14:solidFill>
              <w14:srgbClr w14:val="7F7F7F"/>
            </w14:solidFill>
          </w14:textFill>
        </w:rPr>
      </w:pPr>
      <w:del w:id="0" w:date="2026-04-20T16:01:20Z" w:author="Ishani Mitra">
        <w:r>
          <w:rPr>
            <w:rFonts w:ascii="Aptos Display" w:cs="Aptos Display" w:hAnsi="Aptos Display" w:eastAsia="Aptos Display"/>
            <w:i w:val="1"/>
            <w:iCs w:val="1"/>
            <w:caps w:val="0"/>
            <w:smallCaps w:val="0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Why</w:delText>
        </w:r>
      </w:del>
      <w:del w:id="1" w:date="2026-04-20T16:01:20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 choose Acrylic over MDF? Why PLA instead of Resin? (e.g., weight, durability, aesthetic)</w:delText>
        </w:r>
      </w:del>
      <w:ins w:id="2" w:date="2026-04-20T16:02:33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Chose to 3d print ours because we needed movable joints, like shaking hands, moving head, and wag-able tail</w:t>
        </w:r>
      </w:ins>
    </w:p>
    <w:p>
      <w:pPr>
        <w:pStyle w:val="Body"/>
        <w:rPr>
          <w:i w:val="1"/>
          <w:iCs w:val="1"/>
          <w:caps w:val="0"/>
          <w:smallCaps w:val="0"/>
          <w:outline w:val="0"/>
          <w:color w:val="7f7f7f"/>
          <w:u w:color="7f7f7f"/>
          <w:lang w:val="en-US"/>
          <w14:textFill>
            <w14:solidFill>
              <w14:srgbClr w14:val="7F7F7F"/>
            </w14:solidFill>
          </w14:textFill>
        </w:rPr>
      </w:pPr>
    </w:p>
    <w:p>
      <w:pPr>
        <w:pStyle w:val="Body"/>
        <w:rPr>
          <w:rFonts w:ascii="Aptos Display" w:cs="Aptos Display" w:hAnsi="Aptos Display" w:eastAsia="Aptos Display"/>
          <w:b w:val="1"/>
          <w:bCs w:val="1"/>
          <w:caps w:val="0"/>
          <w:smallCaps w:val="0"/>
          <w:outline w:val="0"/>
          <w:color w:val="0f4761"/>
          <w:sz w:val="28"/>
          <w:szCs w:val="28"/>
          <w:u w:color="0f4761"/>
          <w14:textFill>
            <w14:solidFill>
              <w14:srgbClr w14:val="0F4761"/>
            </w14:solidFill>
          </w14:textFill>
        </w:rPr>
      </w:pPr>
      <w:r>
        <w:rPr>
          <w:rFonts w:ascii="Aptos Display" w:cs="Aptos Display" w:hAnsi="Aptos Display" w:eastAsia="Aptos Display"/>
          <w:b w:val="1"/>
          <w:bCs w:val="1"/>
          <w:caps w:val="0"/>
          <w:smallCaps w:val="0"/>
          <w:outline w:val="0"/>
          <w:color w:val="0f4761"/>
          <w:sz w:val="28"/>
          <w:szCs w:val="28"/>
          <w:u w:color="0f4761"/>
          <w:rtl w:val="0"/>
          <w:lang w:val="en-US"/>
          <w14:textFill>
            <w14:solidFill>
              <w14:srgbClr w14:val="0F4761"/>
            </w14:solidFill>
          </w14:textFill>
        </w:rPr>
        <w:t>2. Fabrication Steps :</w:t>
      </w:r>
    </w:p>
    <w:p>
      <w:pPr>
        <w:pStyle w:val="Body"/>
        <w:numPr>
          <w:ilvl w:val="0"/>
          <w:numId w:val="2"/>
        </w:numPr>
      </w:pPr>
      <w:del w:id="3" w:date="2026-04-20T16:02:50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A documented "Build-log" (e.g., "1. Laser cutting frame," "2. Heat-staking threaded inserts").</w:delText>
        </w:r>
      </w:del>
      <w:ins w:id="4" w:date="2026-04-20T16:04:48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Get our model 3d printed (success at Sai</w:t>
        </w:r>
      </w:ins>
      <w:ins w:id="5" w:date="2026-04-20T16:04:48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’</w:t>
        </w:r>
      </w:ins>
      <w:ins w:id="6" w:date="2026-04-20T16:04:48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s 3rd attempt )</w:t>
        </w:r>
      </w:ins>
      <w:r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:lang w:val="en-US"/>
          <w14:textFill>
            <w14:solidFill>
              <w14:srgbClr w14:val="7F7F7F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152390</wp:posOffset>
            </wp:positionH>
            <wp:positionV relativeFrom="line">
              <wp:posOffset>317910</wp:posOffset>
            </wp:positionV>
            <wp:extent cx="3861033" cy="2171831"/>
            <wp:effectExtent l="0" t="0" r="0" b="0"/>
            <wp:wrapTopAndBottom distT="152400" distB="152400"/>
            <wp:docPr id="1073741825" name="officeArt object" descr="WhatsApp Image 2026-04-18 at 12.35.40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WhatsApp Image 2026-04-18 at 12.35.40.jpeg" descr="WhatsApp Image 2026-04-18 at 12.35.40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033" cy="21718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numPr>
          <w:ilvl w:val="0"/>
          <w:numId w:val="2"/>
        </w:numPr>
      </w:pPr>
      <w:ins w:id="7" w:date="2026-04-20T16:10:22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Fixed it a little bit</w:t>
        </w:r>
      </w:ins>
    </w:p>
    <w:p>
      <w:pPr>
        <w:pStyle w:val="Body"/>
        <w:numPr>
          <w:ilvl w:val="0"/>
          <w:numId w:val="2"/>
        </w:numPr>
      </w:pPr>
      <w:ins w:id="8" w:date="2026-04-20T16:10:22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Broke our model into 3 parts - head, body and tail</w:t>
        </w:r>
      </w:ins>
    </w:p>
    <w:p>
      <w:pPr>
        <w:pStyle w:val="Body"/>
        <w:numPr>
          <w:ilvl w:val="0"/>
          <w:numId w:val="2"/>
        </w:numPr>
      </w:pPr>
      <w:ins w:id="9" w:date="2026-04-20T16:10:22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Soldered for smooth surfacing</w:t>
        </w:r>
      </w:ins>
    </w:p>
    <w:p>
      <w:pPr>
        <w:pStyle w:val="Body"/>
        <w:numPr>
          <w:ilvl w:val="0"/>
          <w:numId w:val="2"/>
        </w:numPr>
      </w:pPr>
      <w:ins w:id="10" w:date="2026-04-20T16:10:22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Tried all 3 parts separately with its respective components, head and servo, tail and servo, touch glued to the hand etc</w:t>
        </w:r>
      </w:ins>
    </w:p>
    <w:p>
      <w:pPr>
        <w:pStyle w:val="Body"/>
        <w:numPr>
          <w:ilvl w:val="0"/>
          <w:numId w:val="2"/>
        </w:numPr>
      </w:pPr>
      <w:ins w:id="11" w:date="2026-04-20T16:10:22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Used foamboard and hollowed it out to fit our breadboard</w:t>
        </w:r>
      </w:ins>
    </w:p>
    <w:p>
      <w:pPr>
        <w:pStyle w:val="Body"/>
        <w:numPr>
          <w:ilvl w:val="0"/>
          <w:numId w:val="2"/>
        </w:numPr>
      </w:pPr>
      <w:ins w:id="12" w:date="2026-04-20T16:10:22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t>Made holes to seep wires out from inside (hence, easy to work with foam board)</w:t>
        </w:r>
      </w:ins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79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:lang w:val="en-US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79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:lang w:val="en-US"/>
      <w14:textOutline>
        <w14:noFill/>
      </w14:textOutline>
      <w14:textFill>
        <w14:solidFill>
          <w14:srgbClr w14:val="0F4761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 Display"/>
            <a:ea typeface="Aptos Display"/>
            <a:cs typeface="Aptos Display"/>
            <a:sym typeface="Aptos Display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 Display"/>
            <a:ea typeface="Aptos Display"/>
            <a:cs typeface="Aptos Display"/>
            <a:sym typeface="Aptos Display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