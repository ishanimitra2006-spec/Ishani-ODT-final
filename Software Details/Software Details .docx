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Software Documentation</w:t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1. Software Overview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del w:id="0" w:date="2026-04-21T23:25:53Z" w:author="Ishani Mitra"/>
          <w:rFonts w:ascii="Helvetica" w:cs="Helvetica" w:hAnsi="Helvetica" w:eastAsia="Helvetica"/>
          <w:u w:color="7f7f7f"/>
          <w:rtl w:val="0"/>
        </w:rPr>
      </w:pPr>
      <w:ins w:id="1" w:date="2026-04-21T23:27:11Z" w:author="Ishani Mitra">
        <w:r>
          <w:rPr>
            <w:rFonts w:ascii="Helvetica" w:hAnsi="Helvetica"/>
            <w:rtl w:val="0"/>
            <w:lang w:val="en-US"/>
          </w:rPr>
          <w:t xml:space="preserve">The software runs on an ESP32 microcontroller using </w:t>
        </w:r>
      </w:ins>
      <w:ins w:id="2" w:date="2026-04-21T23:27:11Z" w:author="Ishani Mitra">
        <w:r>
          <w:rPr>
            <w:rFonts w:ascii="Helvetica" w:hAnsi="Helvetica"/>
            <w:b w:val="1"/>
            <w:bCs w:val="1"/>
            <w:rtl w:val="0"/>
            <w:lang w:val="en-US"/>
          </w:rPr>
          <w:t>MicroPython</w:t>
        </w:r>
      </w:ins>
      <w:ins w:id="3" w:date="2026-04-21T23:27:11Z" w:author="Ishani Mitra">
        <w:r>
          <w:rPr>
            <w:rFonts w:ascii="Helvetica" w:hAnsi="Helvetica"/>
            <w:rtl w:val="0"/>
            <w:lang w:val="en-US"/>
          </w:rPr>
          <w:t>. It controls three independent subsystems simultaneously</w:t>
        </w:r>
      </w:ins>
      <w:ins w:id="4" w:date="2026-04-21T23:27:11Z" w:author="Ishani Mitra">
        <w:r>
          <w:rPr>
            <w:rFonts w:ascii="Helvetica" w:hAnsi="Helvetica"/>
            <w:rtl w:val="0"/>
            <w:lang w:val="en-US"/>
          </w:rPr>
          <w:t xml:space="preserve">, </w:t>
        </w:r>
      </w:ins>
      <w:ins w:id="5" w:date="2026-04-21T23:27:11Z" w:author="Ishani Mitra">
        <w:r>
          <w:rPr>
            <w:rFonts w:ascii="Helvetica" w:hAnsi="Helvetica"/>
            <w:rtl w:val="0"/>
            <w:lang w:val="en-US"/>
          </w:rPr>
          <w:t>a head servo triggered by an IR sensor, a tail servo triggered by a capacitive touch pin, and a 16-pixel NeoPixel ring that mirrors the colour detected by a TCS3200 colour sensor. All three run in a single non-blocking loop with no delays, so none of them stall or interfere with each other. There is no app, Bluetooth, or wireless component</w:t>
        </w:r>
      </w:ins>
      <w:ins w:id="6" w:date="2026-04-21T23:27:11Z" w:author="Ishani Mitra">
        <w:r>
          <w:rPr>
            <w:rFonts w:ascii="Helvetica" w:hAnsi="Helvetica"/>
            <w:rtl w:val="0"/>
            <w:lang w:val="en-US"/>
          </w:rPr>
          <w:t>,</w:t>
        </w:r>
      </w:ins>
      <w:ins w:id="7" w:date="2026-04-21T23:27:11Z" w:author="Ishani Mitra">
        <w:r>
          <w:rPr>
            <w:rFonts w:ascii="Helvetica" w:hAnsi="Helvetica"/>
            <w:rtl w:val="0"/>
            <w:lang w:val="en-US"/>
          </w:rPr>
          <w:t xml:space="preserve"> everything runs locally on the ESP32, powered by an external power supply module.</w:t>
        </w:r>
      </w:ins>
      <w:del w:id="8" w:date="2026-04-21T23:25:53Z" w:author="Ishani Mitra">
        <w:r>
          <w:rPr>
            <w:rFonts w:ascii="Helvetica" w:hAnsi="Helvetica"/>
            <w:u w:color="7f7f7f"/>
            <w:rtl w:val="0"/>
            <w:lang w:val="en-US"/>
          </w:rPr>
          <w:delText xml:space="preserve">What does the software do? </w:delText>
        </w:r>
      </w:del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Helvetica" w:hAnsi="Helvetica"/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9" w:date="2026-04-21T23:25:53Z" w:author="Ishani Mitra">
        <w:r>
          <w:rPr>
            <w:rFonts w:ascii="Helvetica" w:hAnsi="Helvetica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Platforms used (MicroPython, MIT App Inventor, etc.) </w:delText>
        </w:r>
      </w:del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2. System Logic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ins w:id="10" w:date="2026-04-21T23:25:30Z" w:author="Ishani Mitra"/>
          <w:rFonts w:ascii="Helvetica" w:cs="Helvetica" w:hAnsi="Helvetica" w:eastAsia="Helvetica"/>
          <w:b w:val="0"/>
          <w:bCs w:val="0"/>
          <w:rtl w:val="0"/>
        </w:rPr>
      </w:pPr>
      <w:ins w:id="11" w:date="2026-04-21T23:25:30Z" w:author="Ishani Mitra">
        <w:r>
          <w:rPr>
            <w:rFonts w:ascii="Helvetica" w:hAnsi="Helvetica"/>
            <w:b w:val="1"/>
            <w:bCs w:val="1"/>
            <w:rtl w:val="0"/>
            <w:lang w:val="en-US"/>
          </w:rPr>
          <w:t>Head subsystem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12" w:date="2026-04-21T23:25:30Z" w:author="Ishani Mitra">
        <w:r>
          <w:rPr>
            <w:rFonts w:ascii="Helvetica" w:hAnsi="Helvetica"/>
            <w:rtl w:val="0"/>
            <w:lang w:val="en-US"/>
          </w:rPr>
          <w:t>Every 300 ms, the IR sensor on pin 15 is checked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13" w:date="2026-04-21T23:25:30Z" w:author="Ishani Mitra">
        <w:r>
          <w:rPr>
            <w:rFonts w:ascii="Helvetica" w:hAnsi="Helvetica"/>
            <w:rtl w:val="0"/>
            <w:lang w:val="en-US"/>
          </w:rPr>
          <w:t>If an object is detected (pin goes LOW), and no servo is already moving, the head servo swings to its "react" position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14" w:date="2026-04-21T23:25:30Z" w:author="Ishani Mitra">
        <w:r>
          <w:rPr>
            <w:rFonts w:ascii="Helvetica" w:hAnsi="Helvetica"/>
            <w:rtl w:val="0"/>
            <w:lang w:val="en-US"/>
          </w:rPr>
          <w:t>After 1.5 seconds it returns to its rest position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15" w:date="2026-04-21T23:25:30Z" w:author="Ishani Mitra">
        <w:r>
          <w:rPr>
            <w:rFonts w:ascii="Helvetica" w:hAnsi="Helvetica"/>
            <w:rtl w:val="0"/>
            <w:lang w:val="en-US"/>
          </w:rPr>
          <w:t>A 400 ms cooldown passes, then it goes back to checking</w:t>
        </w:r>
      </w:ins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ins w:id="16" w:date="2026-04-21T23:25:30Z" w:author="Ishani Mitra"/>
          <w:rFonts w:ascii="Helvetica" w:cs="Helvetica" w:hAnsi="Helvetica" w:eastAsia="Helvetica"/>
          <w:b w:val="0"/>
          <w:bCs w:val="0"/>
          <w:rtl w:val="0"/>
        </w:rPr>
      </w:pPr>
      <w:ins w:id="17" w:date="2026-04-21T23:25:30Z" w:author="Ishani Mitra">
        <w:r>
          <w:rPr>
            <w:rFonts w:ascii="Helvetica" w:hAnsi="Helvetica"/>
            <w:b w:val="1"/>
            <w:bCs w:val="1"/>
            <w:rtl w:val="0"/>
            <w:lang w:val="it-IT"/>
          </w:rPr>
          <w:t>Tail subsystem</w:t>
        </w:r>
      </w:ins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18" w:date="2026-04-21T23:25:30Z" w:author="Ishani Mitra">
        <w:r>
          <w:rPr>
            <w:rFonts w:ascii="Helvetica" w:hAnsi="Helvetica"/>
            <w:rtl w:val="0"/>
            <w:lang w:val="en-US"/>
          </w:rPr>
          <w:t>Every 200 ms, the capacitive touch pin 14 is read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19" w:date="2026-04-21T23:25:30Z" w:author="Ishani Mitra">
        <w:r>
          <w:rPr>
            <w:rFonts w:ascii="Helvetica" w:hAnsi="Helvetica"/>
            <w:rtl w:val="0"/>
            <w:lang w:val="en-US"/>
          </w:rPr>
          <w:t>If the reading drops below 200 (finger detected), and no servo is already moving, the tail servo swings to its first wag position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20" w:date="2026-04-21T23:25:30Z" w:author="Ishani Mitra">
        <w:r>
          <w:rPr>
            <w:rFonts w:ascii="Helvetica" w:hAnsi="Helvetica"/>
            <w:rtl w:val="0"/>
            <w:lang w:val="en-US"/>
          </w:rPr>
          <w:t>After 750 ms it swings back to rest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21" w:date="2026-04-21T23:25:30Z" w:author="Ishani Mitra">
        <w:r>
          <w:rPr>
            <w:rFonts w:ascii="Helvetica" w:hAnsi="Helvetica"/>
            <w:rtl w:val="0"/>
            <w:lang w:val="en-US"/>
          </w:rPr>
          <w:t>A short cooldown passes, then it goes back to checking</w:t>
        </w:r>
      </w:ins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ins w:id="22" w:date="2026-04-21T23:25:30Z" w:author="Ishani Mitra"/>
          <w:rFonts w:ascii="Helvetica" w:cs="Helvetica" w:hAnsi="Helvetica" w:eastAsia="Helvetica"/>
          <w:b w:val="0"/>
          <w:bCs w:val="0"/>
          <w:rtl w:val="0"/>
        </w:rPr>
      </w:pPr>
      <w:ins w:id="23" w:date="2026-04-21T23:25:30Z" w:author="Ishani Mitra">
        <w:r>
          <w:rPr>
            <w:rFonts w:ascii="Helvetica" w:hAnsi="Helvetica"/>
            <w:b w:val="1"/>
            <w:bCs w:val="1"/>
            <w:rtl w:val="0"/>
            <w:lang w:val="en-US"/>
          </w:rPr>
          <w:t xml:space="preserve">Colour sensor </w:t>
        </w:r>
      </w:ins>
      <w:ins w:id="24" w:date="2026-04-21T23:25:30Z" w:author="Ishani Mitra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</w:rPr>
          <w:t>→</w:t>
        </w:r>
      </w:ins>
      <w:ins w:id="25" w:date="2026-04-21T23:25:30Z" w:author="Ishani Mitra">
        <w:r>
          <w:rPr>
            <w:rFonts w:ascii="Helvetica" w:hAnsi="Helvetica"/>
            <w:b w:val="1"/>
            <w:bCs w:val="1"/>
            <w:rtl w:val="0"/>
          </w:rPr>
          <w:t xml:space="preserve"> </w:t>
        </w:r>
      </w:ins>
      <w:ins w:id="26" w:date="2026-04-21T23:25:30Z" w:author="Ishani Mitra">
        <w:r>
          <w:rPr>
            <w:rFonts w:ascii="Helvetica" w:hAnsi="Helvetica"/>
            <w:b w:val="1"/>
            <w:bCs w:val="1"/>
            <w:rtl w:val="0"/>
            <w:lang w:val="it-IT"/>
          </w:rPr>
          <w:t>NeoPixel subsystem</w:t>
        </w:r>
      </w:ins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27" w:date="2026-04-21T23:25:30Z" w:author="Ishani Mitra">
        <w:r>
          <w:rPr>
            <w:rFonts w:ascii="Helvetica" w:hAnsi="Helvetica"/>
            <w:rtl w:val="0"/>
            <w:lang w:val="en-US"/>
          </w:rPr>
          <w:t>The colour sensor reads red, green, and blue light levels one at a time (~85 ms each)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28" w:date="2026-04-21T23:25:30Z" w:author="Ishani Mitra">
        <w:r>
          <w:rPr>
            <w:rFonts w:ascii="Helvetica" w:hAnsi="Helvetica"/>
            <w:rtl w:val="0"/>
            <w:lang w:val="en-US"/>
          </w:rPr>
          <w:t>Each raw reading is mapped to a 0</w:t>
        </w:r>
      </w:ins>
      <w:ins w:id="29" w:date="2026-04-21T23:25:30Z" w:author="Ishani Mitra">
        <w:r>
          <w:rPr>
            <w:rFonts w:ascii="Helvetica" w:hAnsi="Helvetica" w:hint="default"/>
            <w:rtl w:val="0"/>
          </w:rPr>
          <w:t>–</w:t>
        </w:r>
      </w:ins>
      <w:ins w:id="30" w:date="2026-04-21T23:25:30Z" w:author="Ishani Mitra">
        <w:r>
          <w:rPr>
            <w:rFonts w:ascii="Helvetica" w:hAnsi="Helvetica"/>
            <w:rtl w:val="0"/>
            <w:lang w:val="en-US"/>
          </w:rPr>
          <w:t>255 value using calibrated min/max values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31" w:date="2026-04-21T23:25:30Z" w:author="Ishani Mitra">
        <w:r>
          <w:rPr>
            <w:rFonts w:ascii="Helvetica" w:hAnsi="Helvetica"/>
            <w:rtl w:val="0"/>
            <w:lang w:val="en-US"/>
          </w:rPr>
          <w:t>If any colour channel has shifted by more than 12 units from the current display, all 16 NeoPixels update to the new colour</w:t>
        </w:r>
      </w:ins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ins w:id="32" w:date="2026-04-21T23:25:30Z" w:author="Ishani Mitra">
        <w:r>
          <w:rPr>
            <w:rFonts w:ascii="Helvetica" w:hAnsi="Helvetica"/>
            <w:rtl w:val="0"/>
            <w:lang w:val="en-US"/>
          </w:rPr>
          <w:t>After a 300 ms pause, the cycle repeats</w:t>
        </w:r>
      </w:ins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ins w:id="33" w:date="2026-04-21T23:25:30Z" w:author="Ishani Mitra"/>
          <w:rFonts w:ascii="Helvetica" w:cs="Helvetica" w:hAnsi="Helvetica" w:eastAsia="Helvetica"/>
          <w:rtl w:val="0"/>
        </w:rPr>
      </w:pPr>
      <w:ins w:id="34" w:date="2026-04-21T23:25:30Z" w:author="Ishani Mitra">
        <w:r>
          <w:rPr>
            <w:rFonts w:ascii="Helvetica" w:hAnsi="Helvetica"/>
            <w:b w:val="1"/>
            <w:bCs w:val="1"/>
            <w:rtl w:val="0"/>
            <w:lang w:val="en-US"/>
          </w:rPr>
          <w:t>Safety rule (shared)</w:t>
        </w:r>
      </w:ins>
      <w:ins w:id="35" w:date="2026-04-21T23:25:30Z" w:author="Ishani Mitra">
        <w:r>
          <w:rPr>
            <w:rFonts w:ascii="Helvetica" w:hAnsi="Helvetica"/>
            <w:rtl w:val="0"/>
            <w:lang w:val="en-US"/>
          </w:rPr>
          <w:t xml:space="preserve"> Both servos share a </w:t>
        </w:r>
      </w:ins>
      <w:ins w:id="36" w:date="2026-04-21T23:25:30Z" w:author="Ishani Mitra">
        <w:r>
          <w:rPr>
            <w:rFonts w:ascii="Helvetica" w:hAnsi="Helvetica"/>
            <w:sz w:val="26"/>
            <w:szCs w:val="26"/>
            <w:rtl w:val="0"/>
            <w:lang w:val="en-US"/>
          </w:rPr>
          <w:t>servo_busy</w:t>
        </w:r>
      </w:ins>
      <w:ins w:id="37" w:date="2026-04-21T23:25:30Z" w:author="Ishani Mitra">
        <w:r>
          <w:rPr>
            <w:rFonts w:ascii="Helvetica" w:hAnsi="Helvetica"/>
            <w:rtl w:val="0"/>
            <w:lang w:val="en-US"/>
          </w:rPr>
          <w:t xml:space="preserve"> flag. Only one servo can move at a time. If one is mid-motion, the other waits until it finishes before responding preventing current spikes that could reset or damage the ESP32.</w:t>
        </w:r>
      </w:ins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del w:id="38" w:date="2026-04-21T23:24:17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14:textFill>
            <w14:solidFill>
              <w14:srgbClr w14:val="7F7F7F"/>
            </w14:solidFill>
          </w14:textFill>
        </w:rPr>
      </w:pPr>
      <w:del w:id="39" w:date="2026-04-21T23:24:17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Explain flow in simple steps</w:delText>
        </w:r>
      </w:del>
    </w:p>
    <w:p>
      <w:pPr>
        <w:pStyle w:val="Body"/>
        <w:spacing w:before="240" w:after="240"/>
        <w:rPr>
          <w:del w:id="40" w:date="2026-04-21T23:24:17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41" w:date="2026-04-21T23:24:17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Example:</w:delText>
        </w:r>
      </w:del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42" w:date="2026-04-21T23:24:17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User presses button </w:delText>
        </w:r>
      </w:del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43" w:date="2026-04-21T23:24:17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App sends data via Bluetooth </w:delText>
        </w:r>
      </w:del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44" w:date="2026-04-21T23:24:17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ESP32 receives data </w:delText>
        </w:r>
      </w:del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45" w:date="2026-04-21T23:24:17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LED changes color </w:delText>
        </w:r>
      </w:del>
    </w:p>
    <w:p>
      <w:pPr>
        <w:pStyle w:val="Body"/>
      </w:pPr>
    </w:p>
    <w:p>
      <w:pPr>
        <w:pStyle w:val="Heading 3"/>
        <w:spacing w:before="281" w:after="281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504347</wp:posOffset>
            </wp:positionH>
            <wp:positionV relativeFrom="page">
              <wp:posOffset>1373244</wp:posOffset>
            </wp:positionV>
            <wp:extent cx="7143464" cy="90060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25" name="officeArt object" descr="esp32_system_flowchart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sp32_system_flowchart (1).png" descr="esp32_system_flowchart (1)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464" cy="9006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3. Flowchart</w:t>
      </w:r>
    </w:p>
    <w:p>
      <w:pPr>
        <w:pStyle w:val="Body"/>
        <w:spacing w:before="240" w:after="240"/>
        <w:rPr>
          <w:del w:id="46" w:date="2026-04-21T23:40:52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47" w:date="2026-04-21T23:40:49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Visual</w:delText>
        </w:r>
      </w:del>
      <w:del w:id="48" w:date="2026-04-21T23:40:5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 representation of logic</w:delText>
        </w:r>
      </w:del>
    </w:p>
    <w:p>
      <w:pPr>
        <w:pStyle w:val="Body"/>
        <w:rPr>
          <w:del w:id="49" w:date="2026-04-21T23:40:52Z" w:author="Ishani Mitra"/>
        </w:rPr>
      </w:pPr>
    </w:p>
    <w:p>
      <w:pPr>
        <w:pStyle w:val="Heading 3"/>
        <w:spacing w:before="281" w:after="281"/>
        <w:rPr>
          <w:del w:id="50" w:date="2026-04-21T23:40:52Z" w:author="Ishani Mitra"/>
        </w:rPr>
      </w:pPr>
      <w:del w:id="51" w:date="2026-04-21T23:40:52Z" w:author="Ishani Mitra">
        <w:r>
          <w:rPr>
            <w:rFonts w:ascii="Aptos Display" w:cs="Aptos Display" w:hAnsi="Aptos Display" w:eastAsia="Aptos Display"/>
            <w:b w:val="1"/>
            <w:bCs w:val="1"/>
            <w:rtl w:val="0"/>
            <w:lang w:val="en-US"/>
          </w:rPr>
          <w:delText>4. App Flow (If MIT App Inventor)</w:delText>
        </w:r>
      </w:del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52" w:date="2026-04-21T23:40:5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Screen flow </w:delText>
        </w:r>
      </w:del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53" w:date="2026-04-21T23:40:5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Button actions </w:delText>
        </w:r>
      </w:del>
    </w:p>
    <w:p>
      <w:pPr>
        <w:pStyle w:val="List Paragraph"/>
        <w:bidi w:val="0"/>
        <w:spacing w:after="0"/>
        <w:ind w:left="0" w:right="0" w:firstLine="0"/>
        <w:jc w:val="left"/>
        <w:rPr>
          <w:rtl w:val="0"/>
        </w:rPr>
      </w:pPr>
      <w:del w:id="54" w:date="2026-04-21T23:40:55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Data flow</w:delText>
        </w:r>
      </w:del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2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numbering" w:styleId="Imported Style 2">
    <w:name w:val="Imported Style 2"/>
    <w:pPr>
      <w:numPr>
        <w:numId w:val="7"/>
      </w:numPr>
    </w:pPr>
  </w:style>
  <w:style w:type="numbering" w:styleId="Imported Style 3">
    <w:name w:val="Imported Style 3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