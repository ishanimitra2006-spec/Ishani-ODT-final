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322" w:after="322"/>
        <w:rPr>
          <w:del w:id="0" w:date="2026-04-20T16:14:30Z" w:author="Ishani Mitra"/>
          <w:rFonts w:ascii="Aptos Display" w:cs="Aptos Display" w:hAnsi="Aptos Display" w:eastAsia="Aptos Display"/>
          <w:i w:val="1"/>
          <w:iCs w:val="1"/>
          <w:outline w:val="0"/>
          <w:color w:val="a6a6a6"/>
          <w:sz w:val="48"/>
          <w:szCs w:val="48"/>
          <w:u w:color="a6a6a6"/>
          <w14:textFill>
            <w14:solidFill>
              <w14:srgbClr w14:val="A6A6A6"/>
            </w14:solidFill>
          </w14:textFill>
        </w:rPr>
      </w:pPr>
      <w:del w:id="1" w:date="2026-04-20T16:14:31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a6a6a6"/>
            <w:sz w:val="48"/>
            <w:szCs w:val="48"/>
            <w:u w:color="a6a6a6"/>
            <w:rtl w:val="0"/>
            <w:lang w:val="en-US"/>
            <w14:textFill>
              <w14:solidFill>
                <w14:srgbClr w14:val="A6A6A6"/>
              </w14:solidFill>
            </w14:textFill>
          </w:rPr>
          <w:delText>[Template]</w:delText>
        </w:r>
      </w:del>
    </w:p>
    <w:p>
      <w:pPr>
        <w:pStyle w:val="Heading"/>
        <w:spacing w:before="322" w:after="322"/>
      </w:pPr>
      <w:r>
        <w:rPr>
          <w:rFonts w:ascii="Aptos Display" w:cs="Aptos Display" w:hAnsi="Aptos Display" w:eastAsia="Aptos Display"/>
          <w:b w:val="1"/>
          <w:bCs w:val="1"/>
          <w:sz w:val="48"/>
          <w:szCs w:val="48"/>
          <w:rtl w:val="0"/>
          <w:lang w:val="en-US"/>
        </w:rPr>
        <w:t>Project Design Document</w:t>
      </w: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1. Design Intent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2" w:date="2026-04-20T16:14:36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What experience are you trying to create? </w:delText>
        </w:r>
      </w:del>
      <w:ins w:id="3" w:date="2026-04-20T16:18:53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An interactive experience centered around a chameleon inspired by the one from Tangled</w:t>
        </w:r>
      </w:ins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4" w:date="2026-04-20T16:18:58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Who is it for? </w:delText>
        </w:r>
      </w:del>
      <w:ins w:id="5" w:date="2026-04-20T16:19:14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Its for users who like to integrate tech with whimsy</w:t>
        </w:r>
      </w:ins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6" w:date="2026-04-20T16:19:22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If solving a problem, what problem does it solve? </w:delText>
        </w:r>
      </w:del>
      <w:ins w:id="7" w:date="2026-04-20T16:20:58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It gives clarity on how simple toys work and learn about integration of technology with material manipulation</w:t>
        </w:r>
      </w:ins>
    </w:p>
    <w:p>
      <w:pPr>
        <w:pStyle w:val="Body A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2. Inspiration &amp; References</w:t>
      </w:r>
      <w:r>
        <w:rPr>
          <w:rFonts w:ascii="Aptos Display" w:cs="Aptos Display" w:hAnsi="Aptos Display" w:eastAsia="Aptos Display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1974850</wp:posOffset>
            </wp:positionH>
            <wp:positionV relativeFrom="line">
              <wp:posOffset>607852</wp:posOffset>
            </wp:positionV>
            <wp:extent cx="2132003" cy="1193922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003" cy="11939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ptos Display" w:cs="Aptos Display" w:hAnsi="Aptos Display" w:eastAsia="Aptos Display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4716847</wp:posOffset>
            </wp:positionH>
            <wp:positionV relativeFrom="line">
              <wp:posOffset>438149</wp:posOffset>
            </wp:positionV>
            <wp:extent cx="1428750" cy="14287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8" w:date="2026-04-20T16:23:15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Existing products / ideas </w:delText>
        </w:r>
      </w:del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9" w:date="2026-04-20T16:23:15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Images / links </w:delText>
        </w:r>
      </w:del>
      <w:ins w:id="10" w:date="2026-04-20T16:23:26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Joint mechanisms found in MSL lab</w:t>
        </w:r>
      </w:ins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en-US"/>
        </w:rPr>
      </w:pPr>
      <w:del w:id="11" w:date="2026-04-20T16:23:51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What did you learn from them?</w:delText>
        </w:r>
      </w:del>
      <w:del w:id="12" w:date="2026-04-20T16:23:51Z" w:author="Ishani Mitra">
        <w:r>
          <w:rPr>
            <w:rtl w:val="0"/>
            <w:lang w:val="en-US"/>
          </w:rPr>
          <w:delText xml:space="preserve"> </w:delText>
        </w:r>
      </w:del>
    </w:p>
    <w:p>
      <w:pPr>
        <w:pStyle w:val="Body A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3. User Journey</w:t>
      </w:r>
    </w:p>
    <w:p>
      <w:pPr>
        <w:pStyle w:val="Body A"/>
        <w:spacing w:before="240" w:after="240"/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>Step-by-step experience of the user: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13" w:date="2026-04-20T16:24:22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User starts</w:delText>
        </w:r>
      </w:del>
      <w:del w:id="14" w:date="2026-04-20T16:24:22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… </w:delText>
        </w:r>
      </w:del>
      <w:ins w:id="15" w:date="2026-04-20T16:25:38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 xml:space="preserve">User comes close to IR sensor, servo motor moves on readings coming from the IR, its head </w:t>
        </w:r>
      </w:ins>
      <w:ins w:id="16" w:date="2026-04-20T16:25:38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“</w:t>
        </w:r>
      </w:ins>
      <w:ins w:id="17" w:date="2026-04-20T16:25:38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shy-s away</w:t>
        </w:r>
      </w:ins>
      <w:ins w:id="18" w:date="2026-04-20T16:25:38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 xml:space="preserve">” </w:t>
        </w:r>
      </w:ins>
      <w:ins w:id="19" w:date="2026-04-20T16:25:38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(tilts away)</w:t>
        </w:r>
      </w:ins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20" w:date="2026-04-20T16:25:45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User interacts</w:delText>
        </w:r>
      </w:del>
      <w:del w:id="21" w:date="2026-04-20T16:25:45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… </w:delText>
        </w:r>
      </w:del>
      <w:ins w:id="22" w:date="2026-04-20T16:26:24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User shakes its hand, touch sensors reads values &lt; 200 and makes the servo motor wag its tail</w:t>
        </w:r>
      </w:ins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23" w:date="2026-04-20T16:26:32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System responds</w:delText>
        </w:r>
      </w:del>
      <w:del w:id="24" w:date="2026-04-20T16:26:32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… </w:delText>
        </w:r>
      </w:del>
      <w:ins w:id="25" w:date="2026-04-20T16:27:12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User places something near the colour detector module, reads rgb values and  makes the neopixel glow the same rgb values</w:t>
        </w:r>
      </w:ins>
    </w:p>
    <w:p>
      <w:pPr>
        <w:pStyle w:val="Body A"/>
        <w:spacing w:before="240" w:after="240"/>
        <w:rPr>
          <w:del w:id="26" w:date="2026-04-20T16:27:37Z" w:author="Ishani Mitra"/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del w:id="27" w:date="2026-04-20T16:27:37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ja-JP" w:eastAsia="ja-JP"/>
            <w14:textFill>
              <w14:solidFill>
                <w14:srgbClr w14:val="7F7F7F"/>
              </w14:solidFill>
            </w14:textFill>
          </w:rPr>
          <w:delText xml:space="preserve">👉 </w:delText>
        </w:r>
      </w:del>
      <w:del w:id="28" w:date="2026-04-20T16:27:37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Think like storytelling</w:delText>
        </w:r>
      </w:del>
    </w:p>
    <w:p>
      <w:pPr>
        <w:pStyle w:val="Body A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4. Success Criteria</w:t>
      </w:r>
    </w:p>
    <w:p>
      <w:pPr>
        <w:pStyle w:val="Body A"/>
        <w:spacing w:before="240" w:after="240"/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>Define measurable success:</w:t>
      </w:r>
    </w:p>
    <w:p>
      <w:pPr>
        <w:pStyle w:val="List Paragraph"/>
        <w:numPr>
          <w:ilvl w:val="0"/>
          <w:numId w:val="8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29" w:date="2026-04-20T16:28:16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Functional (e.g., LED responds in &lt;1 sec) </w:delText>
        </w:r>
      </w:del>
      <w:ins w:id="30" w:date="2026-04-20T16:40:20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IR sensor detects from a sufficient distance,  touch sensor should read the values properly, colour detector should detect the correct rgb values, neopixel should showcase the correct rgb values, code should run smoothly, don</w:t>
        </w:r>
      </w:ins>
      <w:ins w:id="31" w:date="2026-04-20T16:40:20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’</w:t>
        </w:r>
      </w:ins>
      <w:ins w:id="32" w:date="2026-04-20T16:40:20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t fry esp32 or power module</w:t>
        </w:r>
      </w:ins>
    </w:p>
    <w:p>
      <w:pPr>
        <w:pStyle w:val="List Paragraph"/>
        <w:numPr>
          <w:ilvl w:val="0"/>
          <w:numId w:val="8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33" w:date="2026-04-20T19:04:56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User experience (easy to use, intuitive)</w:delText>
        </w:r>
      </w:del>
      <w:ins w:id="34" w:date="2026-04-20T19:05:07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Interactive, easy flow of direction</w:t>
        </w:r>
      </w:ins>
      <w:r>
        <w:rPr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 xml:space="preserve"> </w:t>
      </w:r>
    </w:p>
    <w:p>
      <w:pPr>
        <w:pStyle w:val="List Paragraph"/>
        <w:bidi w:val="0"/>
        <w:spacing w:after="0"/>
        <w:ind w:left="0" w:right="0" w:firstLine="0"/>
        <w:jc w:val="left"/>
        <w:rPr>
          <w:i w:val="1"/>
          <w:iCs w:val="1"/>
          <w:outline w:val="0"/>
          <w:color w:val="7f7f7f"/>
          <w:u w:color="7f7f7f"/>
          <w:rtl w:val="0"/>
          <w14:textFill>
            <w14:solidFill>
              <w14:srgbClr w14:val="7F7F7F"/>
            </w14:solidFill>
          </w14:textFill>
        </w:rPr>
      </w:pPr>
      <w:del w:id="35" w:date="2026-04-20T19:45:33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Reliability </w:delText>
        </w:r>
      </w:del>
    </w:p>
    <w:p>
      <w:pPr>
        <w:pStyle w:val="Body A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5. System Overview</w:t>
      </w:r>
    </w:p>
    <w:p>
      <w:pPr>
        <w:pStyle w:val="List Paragraph"/>
        <w:numPr>
          <w:ilvl w:val="0"/>
          <w:numId w:val="10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36" w:date="2026-04-20T19:45:17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High-level explanation of system </w:delText>
        </w:r>
      </w:del>
    </w:p>
    <w:p>
      <w:pPr>
        <w:pStyle w:val="List Paragraph"/>
        <w:numPr>
          <w:ilvl w:val="0"/>
          <w:numId w:val="10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ins w:id="37" w:date="2026-04-20T19:45:28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t</w:t>
        </w:r>
      </w:ins>
      <w:ins w:id="38" w:date="2026-04-20T19:45:28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he chameleon wags its tail in response to the touch, moves its head to acknowledge the person, and changes its body color to match the object.</w:t>
        </w:r>
      </w:ins>
    </w:p>
    <w:p>
      <w:pPr>
        <w:pStyle w:val="List Paragraph"/>
        <w:numPr>
          <w:ilvl w:val="0"/>
          <w:numId w:val="10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39" w:date="2026-04-20T20:15:31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What are the main parts? </w:delText>
        </w:r>
      </w:del>
      <w:ins w:id="40" w:date="2026-04-20T20:15:58Z" w:author="Ishani Mitr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Head moving, hand shaking, tail wagging, neopixel giving camouflage effect</w:t>
        </w:r>
      </w:ins>
    </w:p>
    <w:p>
      <w:pPr>
        <w:pStyle w:val="Body A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6. High-Level Block Diagram</w:t>
      </w:r>
    </w:p>
    <w:p>
      <w:pPr>
        <w:pStyle w:val="Body A"/>
        <w:spacing w:before="240" w:after="240"/>
        <w:rPr>
          <w:ins w:id="41" w:date="2026-04-20T20:16:03Z" w:author="Ishani Mitra"/>
        </w:rPr>
      </w:pPr>
    </w:p>
    <w:p>
      <w:pPr>
        <w:pStyle w:val="Body A"/>
        <w:spacing w:before="240" w:after="240"/>
        <w:rPr>
          <w:del w:id="42" w:date="2026-04-20T20:16:02Z" w:author="Ishani Mitra"/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del w:id="43" w:date="2026-04-20T20:16:02Z" w:author="Ishani Mitra">
        <w:r>
          <w:rPr>
            <w:outline w:val="0"/>
            <w:color w:val="7f7f7f"/>
            <w:u w:color="7f7f7f"/>
            <w:rtl w:val="0"/>
            <w:lang w:val="ja-JP" w:eastAsia="ja-JP"/>
            <w14:textFill>
              <w14:solidFill>
                <w14:srgbClr w14:val="7F7F7F"/>
              </w14:solidFill>
            </w14:textFill>
          </w:rPr>
          <w:delText xml:space="preserve">👉 </w:delText>
        </w:r>
      </w:del>
      <w:del w:id="44" w:date="2026-04-20T20:16:02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Visual diagram of system components and flow</w:delText>
        </w:r>
      </w:del>
    </w:p>
    <w:p>
      <w:pPr>
        <w:pStyle w:val="Body A"/>
        <w:rPr>
          <w:del w:id="45" w:date="2026-04-20T20:16:02Z" w:author="Ishani Mitra"/>
        </w:rPr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7. Input / Output Mapping</w:t>
      </w:r>
    </w:p>
    <w:tbl>
      <w:tblPr>
        <w:tblW w:w="7073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190"/>
        <w:gridCol w:w="2494"/>
        <w:gridCol w:w="2389"/>
      </w:tblGrid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2190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2494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Process</w:t>
            </w:r>
          </w:p>
        </w:tc>
        <w:tc>
          <w:tcPr>
            <w:tcW w:type="dxa" w:w="238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Output</w:t>
            </w:r>
          </w:p>
        </w:tc>
      </w:tr>
      <w:tr>
        <w:tblPrEx>
          <w:shd w:val="clear" w:color="auto" w:fill="cad1d7"/>
        </w:tblPrEx>
        <w:trPr>
          <w:trHeight w:val="590" w:hRule="atLeast"/>
        </w:trPr>
        <w:tc>
          <w:tcPr>
            <w:tcW w:type="dxa" w:w="2190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>IR Sensor, Color Detector, Touch Pin</w:t>
            </w:r>
          </w:p>
        </w:tc>
        <w:tc>
          <w:tcPr>
            <w:tcW w:type="dxa" w:w="2494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>ESP32 running MicroPython</w:t>
            </w:r>
          </w:p>
        </w:tc>
        <w:tc>
          <w:tcPr>
            <w:tcW w:type="dxa" w:w="238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>Head Servo, Tail Servo, Neopixel</w:t>
            </w:r>
          </w:p>
        </w:tc>
      </w:tr>
    </w:tbl>
    <w:p>
      <w:pPr>
        <w:pStyle w:val="Heading 3"/>
        <w:widowControl w:val="0"/>
        <w:spacing w:before="281" w:after="281" w:line="240" w:lineRule="auto"/>
        <w:ind w:left="108" w:hanging="108"/>
      </w:pPr>
    </w:p>
    <w:p>
      <w:pPr>
        <w:pStyle w:val="Heading 3"/>
        <w:widowControl w:val="0"/>
        <w:spacing w:before="281" w:after="281" w:line="240" w:lineRule="auto"/>
      </w:pP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2727651</wp:posOffset>
            </wp:positionH>
            <wp:positionV relativeFrom="line">
              <wp:posOffset>324484</wp:posOffset>
            </wp:positionV>
            <wp:extent cx="1542041" cy="205605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WhatsApp Image 2026-04-06 at 19.30.5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WhatsApp Image 2026-04-06 at 19.30.57.jpeg" descr="WhatsApp Image 2026-04-06 at 19.30.57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041" cy="20560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8. Sketches &amp; Concepts</w:t>
      </w:r>
    </w:p>
    <w:p>
      <w:pPr>
        <w:pStyle w:val="List Paragraph"/>
        <w:numPr>
          <w:ilvl w:val="0"/>
          <w:numId w:val="12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r>
        <w:rPr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 xml:space="preserve">Hand sketches / early ideas </w:t>
      </w:r>
    </w:p>
    <w:p>
      <w:pPr>
        <w:pStyle w:val="List Paragraph"/>
        <w:numPr>
          <w:ilvl w:val="0"/>
          <w:numId w:val="12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r>
        <w:rPr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 xml:space="preserve">Iterations </w:t>
      </w:r>
    </w:p>
    <w:p>
      <w:pPr>
        <w:pStyle w:val="Body A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9. Final System Architecture (Labelled)</w:t>
      </w:r>
    </w:p>
    <w:p>
      <w:pPr>
        <w:pStyle w:val="Body A"/>
        <w:spacing w:before="240" w:after="240"/>
      </w:pP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ja-JP" w:eastAsia="ja-JP"/>
          <w14:textFill>
            <w14:solidFill>
              <w14:srgbClr w14:val="7F7F7F"/>
            </w14:solidFill>
          </w14:textFill>
        </w:rPr>
        <w:t xml:space="preserve">👉 </w:t>
      </w: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>Clear diagram showing all components and connections</w:t>
      </w: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lang w:val="en-US"/>
          <w14:textFill>
            <w14:solidFill>
              <w14:srgbClr w14:val="7F7F7F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1748356</wp:posOffset>
            </wp:positionV>
            <wp:extent cx="5943600" cy="4204010"/>
            <wp:effectExtent l="0" t="0" r="0" b="0"/>
            <wp:wrapTopAndBottom distT="152400" distB="152400"/>
            <wp:docPr id="1073741828" name="officeArt object" descr="ESP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ESP32.png" descr="ESP32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0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13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13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13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9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72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6">
    <w:name w:val="Imported Style 6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