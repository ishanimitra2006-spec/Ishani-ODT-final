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322" w:after="322"/>
      </w:pPr>
      <w:r>
        <w:rPr>
          <w:rFonts w:ascii="Aptos Display" w:cs="Aptos Display" w:hAnsi="Aptos Display" w:eastAsia="Aptos Display"/>
          <w:b w:val="1"/>
          <w:bCs w:val="1"/>
          <w:sz w:val="48"/>
          <w:szCs w:val="48"/>
          <w:rtl w:val="0"/>
          <w:lang w:val="en-US"/>
        </w:rPr>
        <w:t>Learnings &amp; Reflections Document</w:t>
      </w: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1. Team Reflection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del w:id="0" w:date="2026-04-20T21:18:10Z" w:author="Ishani Mitra"/>
          <w:rFonts w:ascii="Times Roman" w:cs="Times Roman" w:hAnsi="Times Roman" w:eastAsia="Times Roman"/>
          <w:u w:color="7f7f7f"/>
          <w:rtl w:val="0"/>
        </w:rPr>
      </w:pPr>
      <w:ins w:id="1" w:date="2026-04-20T21:19:16Z" w:author="Ishani Mitra">
        <w:r>
          <w:rPr>
            <w:rFonts w:ascii="Helvetica Neue" w:hAnsi="Helvetica Neue"/>
            <w:rtl w:val="0"/>
            <w:lang w:val="en-US"/>
          </w:rPr>
          <w:t>Raksha and Ishani</w:t>
        </w:r>
      </w:ins>
      <w:ins w:id="2" w:date="2026-04-20T21:19:16Z" w:author="Ishani Mitra">
        <w:r>
          <w:rPr>
            <w:rFonts w:ascii="Helvetica Neue" w:hAnsi="Helvetica Neue"/>
            <w:rtl w:val="0"/>
          </w:rPr>
          <w:t xml:space="preserve"> </w:t>
        </w:r>
      </w:ins>
      <w:ins w:id="3" w:date="2026-04-20T21:19:16Z" w:author="Ishani Mitra">
        <w:r>
          <w:rPr>
            <w:rFonts w:ascii="Helvetica Neue" w:hAnsi="Helvetica Neue"/>
            <w:rtl w:val="0"/>
            <w:lang w:val="en-US"/>
          </w:rPr>
          <w:t>preferred</w:t>
        </w:r>
      </w:ins>
      <w:ins w:id="4" w:date="2026-04-20T21:19:16Z" w:author="Ishani Mitra">
        <w:r>
          <w:rPr>
            <w:rFonts w:ascii="Helvetica Neue" w:hAnsi="Helvetica Neue"/>
            <w:rtl w:val="0"/>
            <w:lang w:val="en-US"/>
          </w:rPr>
          <w:t xml:space="preserve"> working as a duo and found our workflow very effective. We learned to rely on each other</w:t>
        </w:r>
      </w:ins>
      <w:ins w:id="5" w:date="2026-04-20T21:19:16Z" w:author="Ishani Mitra">
        <w:r>
          <w:rPr>
            <w:rFonts w:ascii="Helvetica Neue" w:hAnsi="Helvetica Neue" w:hint="default"/>
            <w:rtl w:val="1"/>
          </w:rPr>
          <w:t>’</w:t>
        </w:r>
      </w:ins>
      <w:ins w:id="6" w:date="2026-04-20T21:19:16Z" w:author="Ishani Mitra">
        <w:r>
          <w:rPr>
            <w:rFonts w:ascii="Helvetica Neue" w:hAnsi="Helvetica Neue"/>
            <w:rtl w:val="0"/>
            <w:lang w:val="en-US"/>
          </w:rPr>
          <w:t>s strengths in modeling</w:t>
        </w:r>
      </w:ins>
      <w:ins w:id="7" w:date="2026-04-20T21:19:16Z" w:author="Ishani Mitra">
        <w:r>
          <w:rPr>
            <w:rFonts w:ascii="Helvetica Neue" w:hAnsi="Helvetica Neue"/>
            <w:rtl w:val="0"/>
            <w:lang w:val="en-US"/>
          </w:rPr>
          <w:t xml:space="preserve">, </w:t>
        </w:r>
      </w:ins>
      <w:ins w:id="8" w:date="2026-04-20T21:19:16Z" w:author="Ishani Mitra">
        <w:r>
          <w:rPr>
            <w:rFonts w:ascii="Helvetica Neue" w:hAnsi="Helvetica Neue"/>
            <w:rtl w:val="0"/>
            <w:lang w:val="it-IT"/>
          </w:rPr>
          <w:t>coding</w:t>
        </w:r>
      </w:ins>
      <w:ins w:id="9" w:date="2026-04-20T21:19:16Z" w:author="Ishani Mitra">
        <w:r>
          <w:rPr>
            <w:rFonts w:ascii="Helvetica Neue" w:hAnsi="Helvetica Neue"/>
            <w:rtl w:val="0"/>
            <w:lang w:val="en-US"/>
          </w:rPr>
          <w:t xml:space="preserve"> and coordinating</w:t>
        </w:r>
      </w:ins>
      <w:del w:id="10" w:date="2026-04-20T21:18:10Z" w:author="Ishani Mitra">
        <w:r>
          <w:rPr>
            <w:rFonts w:ascii="Times Roman" w:hAnsi="Times Roman"/>
            <w:u w:color="7f7f7f"/>
            <w:rtl w:val="0"/>
            <w:lang w:val="en-US"/>
          </w:rPr>
          <w:delText xml:space="preserve">How did the team work together? </w:delText>
        </w:r>
      </w:del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11" w:date="2026-04-20T21:18:10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What worked well? </w:delText>
        </w:r>
      </w:del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12" w:date="2026-04-20T21:18:10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What could be improved? </w:delText>
        </w:r>
      </w:del>
    </w:p>
    <w:p>
      <w:pPr>
        <w:pStyle w:val="Body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2. Technical Reflection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13" w:date="2026-04-20T21:19:36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Key technical challenges </w:delText>
        </w:r>
      </w:del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14" w:date="2026-04-20T21:19:36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What did you learn (hardware/software)? </w:delText>
        </w:r>
      </w:del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15" w:date="2026-04-20T21:19:36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Mistakes &amp; debugging experiences </w:delText>
        </w:r>
      </w:del>
    </w:p>
    <w:p>
      <w:pPr>
        <w:pStyle w:val="Body"/>
      </w:pPr>
      <w:ins w:id="16" w:date="2026-04-20T21:19:49Z" w:author="Ishani Mitra">
        <w:r>
          <w:rPr>
            <w:u w:color="7f7f7f"/>
            <w:rtl w:val="0"/>
            <w:lang w:val="en-US"/>
          </w:rPr>
          <w:t xml:space="preserve">We faced a major setback when the ESP32 </w:t>
        </w:r>
      </w:ins>
      <w:ins w:id="17" w:date="2026-04-20T21:19:49Z" w:author="Ishani Mitra">
        <w:r>
          <w:rPr>
            <w:u w:color="7f7f7f"/>
            <w:rtl w:val="0"/>
            <w:lang w:val="en-US"/>
          </w:rPr>
          <w:t>had a problem</w:t>
        </w:r>
      </w:ins>
      <w:ins w:id="18" w:date="2026-04-20T21:19:49Z" w:author="Ishani Mitra">
        <w:r>
          <w:rPr>
            <w:u w:color="7f7f7f"/>
            <w:rtl w:val="0"/>
            <w:lang w:val="en-US"/>
          </w:rPr>
          <w:t xml:space="preserve"> the night before the deadline. This taught us the importance of power management and external power supplies for motors.</w:t>
        </w:r>
      </w:ins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3. Design Reflection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del w:id="19" w:date="2026-04-20T21:20:36Z" w:author="Ishani Mitra"/>
          <w:rFonts w:ascii="Helvetica" w:cs="Helvetica" w:hAnsi="Helvetica" w:eastAsia="Helvetica"/>
          <w:u w:color="7f7f7f"/>
          <w:rtl w:val="0"/>
        </w:rPr>
      </w:pPr>
      <w:ins w:id="20" w:date="2026-04-20T21:35:57Z" w:author="Ishani Mitra">
        <w:r>
          <w:rPr>
            <w:rFonts w:ascii="Helvetica" w:hAnsi="Helvetica"/>
            <w:rtl w:val="0"/>
            <w:lang w:val="en-US"/>
          </w:rPr>
          <w:t>Working with t</w:t>
        </w:r>
      </w:ins>
      <w:ins w:id="21" w:date="2026-04-20T21:35:57Z" w:author="Ishani Mitra">
        <w:r>
          <w:rPr>
            <w:rFonts w:ascii="Helvetica" w:hAnsi="Helvetica"/>
            <w:rtl w:val="0"/>
            <w:lang w:val="en-US"/>
          </w:rPr>
          <w:t>he 3D print</w:t>
        </w:r>
      </w:ins>
      <w:ins w:id="22" w:date="2026-04-20T21:35:57Z" w:author="Ishani Mitra">
        <w:r>
          <w:rPr>
            <w:rFonts w:ascii="Helvetica" w:hAnsi="Helvetica"/>
            <w:rtl w:val="0"/>
            <w:lang w:val="en-US"/>
          </w:rPr>
          <w:t>ed model</w:t>
        </w:r>
      </w:ins>
      <w:ins w:id="23" w:date="2026-04-20T21:35:57Z" w:author="Ishani Mitra">
        <w:r>
          <w:rPr>
            <w:rFonts w:ascii="Helvetica" w:hAnsi="Helvetica"/>
            <w:rtl w:val="0"/>
            <w:lang w:val="en-US"/>
          </w:rPr>
          <w:t xml:space="preserve"> was a learning curve; we had to iterate </w:t>
        </w:r>
      </w:ins>
      <w:ins w:id="24" w:date="2026-04-20T21:35:57Z" w:author="Ishani Mitra">
        <w:r>
          <w:rPr>
            <w:rFonts w:ascii="Helvetica" w:hAnsi="Helvetica"/>
            <w:rtl w:val="0"/>
            <w:lang w:val="en-US"/>
          </w:rPr>
          <w:t>multiples</w:t>
        </w:r>
      </w:ins>
      <w:ins w:id="25" w:date="2026-04-20T21:35:57Z" w:author="Ishani Mitra">
        <w:r>
          <w:rPr>
            <w:rFonts w:ascii="Helvetica" w:hAnsi="Helvetica"/>
            <w:rtl w:val="0"/>
            <w:lang w:val="en-US"/>
          </w:rPr>
          <w:t xml:space="preserve"> times and eventually break the model into head, body, and tail sections to allow for better joint movement.</w:t>
        </w:r>
      </w:ins>
      <w:del w:id="26" w:date="2026-04-20T21:20:36Z" w:author="Ishani Mitra">
        <w:r>
          <w:rPr>
            <w:rFonts w:ascii="Helvetica" w:hAnsi="Helvetica"/>
            <w:u w:color="7f7f7f"/>
            <w:rtl w:val="0"/>
            <w:lang w:val="en-US"/>
          </w:rPr>
          <w:delText xml:space="preserve">Did the experience match your intention? </w:delText>
        </w:r>
      </w:del>
    </w:p>
    <w:p>
      <w:pPr>
        <w:pStyle w:val="List Paragraph"/>
        <w:bidi w:val="0"/>
        <w:spacing w:after="0"/>
        <w:ind w:left="0" w:right="0" w:firstLine="0"/>
        <w:jc w:val="left"/>
        <w:rPr>
          <w:del w:id="27" w:date="2026-04-20T21:20:36Z" w:author="Ishani Mitra"/>
          <w:rFonts w:ascii="Helvetica" w:cs="Helvetica" w:hAnsi="Helvetica" w:eastAsia="Helvetica"/>
          <w:i w:val="1"/>
          <w:iCs w:val="1"/>
          <w:outline w:val="0"/>
          <w:color w:val="7f7f7f"/>
          <w:u w:color="7f7f7f"/>
          <w:rtl w:val="0"/>
          <w14:textFill>
            <w14:solidFill>
              <w14:srgbClr w14:val="7F7F7F"/>
            </w14:solidFill>
          </w14:textFill>
        </w:rPr>
      </w:pPr>
      <w:del w:id="28" w:date="2026-04-20T21:20:36Z" w:author="Ishani Mitra">
        <w:r>
          <w:rPr>
            <w:rFonts w:ascii="Helvetica" w:hAnsi="Helvetica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What would you improve? </w:delText>
        </w:r>
      </w:del>
    </w:p>
    <w:p>
      <w:pPr>
        <w:pStyle w:val="List Paragraph"/>
        <w:bidi w:val="0"/>
        <w:spacing w:after="0"/>
        <w:ind w:left="0" w:right="0" w:firstLine="0"/>
        <w:jc w:val="left"/>
        <w:rPr>
          <w:rFonts w:ascii="Helvetica" w:cs="Helvetica" w:hAnsi="Helvetica" w:eastAsia="Helvetica"/>
          <w:i w:val="1"/>
          <w:iCs w:val="1"/>
          <w:outline w:val="0"/>
          <w:color w:val="7f7f7f"/>
          <w:u w:color="7f7f7f"/>
          <w:rtl w:val="0"/>
          <w14:textFill>
            <w14:solidFill>
              <w14:srgbClr w14:val="7F7F7F"/>
            </w14:solidFill>
          </w14:textFill>
        </w:rPr>
      </w:pPr>
      <w:del w:id="29" w:date="2026-04-20T21:20:36Z" w:author="Ishani Mitra">
        <w:r>
          <w:rPr>
            <w:rFonts w:ascii="Helvetica" w:hAnsi="Helvetica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User feedback insights </w:delText>
        </w:r>
      </w:del>
    </w:p>
    <w:p>
      <w:pPr>
        <w:pStyle w:val="Body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 xml:space="preserve">4. Personal Reflection </w:t>
      </w:r>
    </w:p>
    <w:p>
      <w:pPr>
        <w:pStyle w:val="Body"/>
        <w:spacing w:before="240" w:after="240"/>
        <w:rPr>
          <w:del w:id="30" w:date="2026-04-20T21:40:33Z" w:author="Ishani Mitra"/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del w:id="31" w:date="2026-04-20T21:40:33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Each member writes:</w:delText>
        </w:r>
      </w:del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32" w:date="2026-04-20T21:40:33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What they learned </w:delText>
        </w:r>
      </w:del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33" w:date="2026-04-20T21:40:33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What they struggled with </w:delText>
        </w:r>
      </w:del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34" w:date="2026-04-20T21:40:33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What they are proud of</w:delText>
        </w:r>
      </w:del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ins w:id="35" w:date="2026-04-21T22:39:20Z" w:author="Ishani Mitra"/>
          <w:rFonts w:ascii="Helvetica" w:cs="Helvetica" w:hAnsi="Helvetica" w:eastAsia="Helvetica"/>
          <w:u w:color="7f7f7f"/>
          <w:rtl w:val="0"/>
        </w:rPr>
      </w:pPr>
      <w:ins w:id="36" w:date="2026-04-21T22:39:20Z" w:author="Ishani Mitra">
        <w:r>
          <w:rPr>
            <w:rFonts w:ascii="Helvetica" w:hAnsi="Helvetica"/>
            <w:u w:color="7f7f7f"/>
            <w:rtl w:val="0"/>
            <w:lang w:val="en-US"/>
          </w:rPr>
          <w:t xml:space="preserve">Ishani : </w:t>
        </w:r>
      </w:ins>
      <w:ins w:id="37" w:date="2026-04-21T22:39:20Z" w:author="Ishani Mitra">
        <w:r>
          <w:rPr>
            <w:rFonts w:ascii="Helvetica" w:hAnsi="Helvetica"/>
            <w:u w:color="7f7f7f"/>
            <w:rtl w:val="0"/>
            <w:lang w:val="en-US"/>
          </w:rPr>
          <w:t xml:space="preserve">Working on Project Pascal was a huge learning curve for me, especially since I was responsible for the coding and the entire circuit. Raksha and I made a great team; we really had to </w:t>
        </w:r>
      </w:ins>
      <w:ins w:id="38" w:date="2026-04-21T22:39:20Z" w:author="Ishani Mitra">
        <w:r>
          <w:rPr>
            <w:rFonts w:ascii="Helvetica" w:hAnsi="Helvetica"/>
            <w:u w:color="7f7f7f"/>
            <w:rtl w:val="0"/>
            <w:lang w:val="en-US"/>
          </w:rPr>
          <w:t>l</w:t>
        </w:r>
      </w:ins>
      <w:ins w:id="39" w:date="2026-04-21T22:39:20Z" w:author="Ishani Mitra">
        <w:r>
          <w:rPr>
            <w:rFonts w:ascii="Helvetica" w:hAnsi="Helvetica"/>
            <w:u w:color="7f7f7f"/>
            <w:rtl w:val="0"/>
            <w:lang w:val="en-US"/>
          </w:rPr>
          <w:t>ock in as a duo to get everything finished, especially since our third teammate wasn't involved.</w:t>
        </w:r>
      </w:ins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ins w:id="40" w:date="2026-04-21T22:39:20Z" w:author="Ishani Mitra">
        <w:r>
          <w:rPr>
            <w:rFonts w:ascii="Helvetica" w:hAnsi="Helvetica"/>
            <w:u w:color="7f7f7f"/>
            <w:rtl w:val="0"/>
            <w:lang w:val="en-US"/>
          </w:rPr>
          <w:t xml:space="preserve">The technical side was definitely a challenge. I had to figure out how to get the ESP32 to talk to the servos and sensors using MicroPython, and I spent a lot of time debugging the movement. The biggest stress was definitely the night before our submission when we accidentally fried our ESP32. We had to pull an all-nighter to replace the </w:t>
        </w:r>
      </w:ins>
      <w:ins w:id="41" w:date="2026-04-21T22:39:20Z" w:author="Ishani Mitra">
        <w:r>
          <w:rPr>
            <w:rFonts w:ascii="Helvetica" w:hAnsi="Helvetica"/>
            <w:u w:color="7f7f7f"/>
            <w:rtl w:val="0"/>
            <w:lang w:val="en-US"/>
          </w:rPr>
          <w:t>assemble and join everything together</w:t>
        </w:r>
      </w:ins>
      <w:ins w:id="42" w:date="2026-04-21T22:39:20Z" w:author="Ishani Mitra">
        <w:r>
          <w:rPr>
            <w:rFonts w:ascii="Helvetica" w:hAnsi="Helvetica"/>
            <w:u w:color="7f7f7f"/>
            <w:rtl w:val="0"/>
            <w:lang w:val="en-US"/>
          </w:rPr>
          <w:t>, but it felt great when we finally saw the chameleon's head and tail moving and the Neopixels changing colo</w:t>
        </w:r>
      </w:ins>
      <w:ins w:id="43" w:date="2026-04-21T22:39:20Z" w:author="Ishani Mitra">
        <w:r>
          <w:rPr>
            <w:rFonts w:ascii="Helvetica" w:hAnsi="Helvetica"/>
            <w:u w:color="7f7f7f"/>
            <w:rtl w:val="0"/>
            <w:lang w:val="en-US"/>
          </w:rPr>
          <w:t>u</w:t>
        </w:r>
      </w:ins>
      <w:ins w:id="44" w:date="2026-04-21T22:39:20Z" w:author="Ishani Mitra">
        <w:r>
          <w:rPr>
            <w:rFonts w:ascii="Helvetica" w:hAnsi="Helvetica"/>
            <w:u w:color="7f7f7f"/>
            <w:rtl w:val="0"/>
            <w:lang w:val="en-US"/>
          </w:rPr>
          <w:t>r properly. I'm really proud of how we pushed through the hardware failures to build a display for the exhibition.</w:t>
        </w:r>
      </w:ins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4"/>
  </w:abstractNum>
  <w:abstractNum w:abstractNumId="5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9" w:lineRule="auto"/>
      <w:ind w:left="0" w:right="0" w:firstLine="0"/>
      <w:jc w:val="left"/>
      <w:outlineLvl w:val="2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4">
    <w:name w:val="Imported Style 4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